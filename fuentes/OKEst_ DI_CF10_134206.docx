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276" w:lineRule="auto"/>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Preselección De Talento Humano Mediado Por Herramientas TIC</w:t>
            </w:r>
          </w:p>
        </w:tc>
      </w:tr>
    </w:tbl>
    <w:p w:rsidR="00000000" w:rsidDel="00000000" w:rsidP="00000000" w:rsidRDefault="00000000" w:rsidRPr="00000000" w14:paraId="00000005">
      <w:pPr>
        <w:spacing w:after="120" w:line="276" w:lineRule="auto"/>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210201048 </w:t>
            </w:r>
            <w:r w:rsidDel="00000000" w:rsidR="00000000" w:rsidRPr="00000000">
              <w:rPr>
                <w:rFonts w:ascii="Arial" w:cs="Arial" w:eastAsia="Arial" w:hAnsi="Arial"/>
                <w:b w:val="0"/>
                <w:color w:val="000000"/>
                <w:sz w:val="20"/>
                <w:szCs w:val="20"/>
                <w:rtl w:val="0"/>
              </w:rPr>
              <w:t xml:space="preserve">- Seleccionar candidatos de acuerdo con los procedimientos técnicos y la normativa.</w:t>
            </w:r>
          </w:p>
        </w:tc>
        <w:tc>
          <w:tcPr>
            <w:vAlign w:val="center"/>
          </w:tcPr>
          <w:p w:rsidR="00000000" w:rsidDel="00000000" w:rsidP="00000000" w:rsidRDefault="00000000" w:rsidRPr="00000000" w14:paraId="0000000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210201048-02.</w:t>
            </w:r>
            <w:r w:rsidDel="00000000" w:rsidR="00000000" w:rsidRPr="00000000">
              <w:rPr>
                <w:rFonts w:ascii="Arial" w:cs="Arial" w:eastAsia="Arial" w:hAnsi="Arial"/>
                <w:b w:val="0"/>
                <w:color w:val="000000"/>
                <w:sz w:val="20"/>
                <w:szCs w:val="20"/>
                <w:rtl w:val="0"/>
              </w:rPr>
              <w:t xml:space="preserve"> Enrolar candidatos, según el perfil de competencias y las necesidades de la organización.</w:t>
            </w:r>
          </w:p>
          <w:p w:rsidR="00000000" w:rsidDel="00000000" w:rsidP="00000000" w:rsidRDefault="00000000" w:rsidRPr="00000000" w14:paraId="0000000A">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210201048-03</w:t>
            </w:r>
            <w:r w:rsidDel="00000000" w:rsidR="00000000" w:rsidRPr="00000000">
              <w:rPr>
                <w:rFonts w:ascii="Arial" w:cs="Arial" w:eastAsia="Arial" w:hAnsi="Arial"/>
                <w:b w:val="0"/>
                <w:color w:val="000000"/>
                <w:sz w:val="20"/>
                <w:szCs w:val="20"/>
                <w:rtl w:val="0"/>
              </w:rPr>
              <w:t xml:space="preserve">. Consolidar la lista de candidatos preseleccionados según el perfil de competencias y las necesidades de la organización.</w:t>
            </w:r>
          </w:p>
          <w:p w:rsidR="00000000" w:rsidDel="00000000" w:rsidP="00000000" w:rsidRDefault="00000000" w:rsidRPr="00000000" w14:paraId="0000000B">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210201048-04.</w:t>
            </w:r>
            <w:r w:rsidDel="00000000" w:rsidR="00000000" w:rsidRPr="00000000">
              <w:rPr>
                <w:rFonts w:ascii="Arial" w:cs="Arial" w:eastAsia="Arial" w:hAnsi="Arial"/>
                <w:b w:val="0"/>
                <w:color w:val="000000"/>
                <w:sz w:val="20"/>
                <w:szCs w:val="20"/>
                <w:rtl w:val="0"/>
              </w:rPr>
              <w:t xml:space="preserve"> Evaluar información de candidatos preseleccionados según el perfil de competencias y las necesidades de la organización.</w:t>
            </w:r>
          </w:p>
          <w:p w:rsidR="00000000" w:rsidDel="00000000" w:rsidP="00000000" w:rsidRDefault="00000000" w:rsidRPr="00000000" w14:paraId="0000000C">
            <w:pPr>
              <w:spacing w:after="120" w:line="276" w:lineRule="auto"/>
              <w:ind w:left="66" w:firstLine="0"/>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0D">
      <w:pPr>
        <w:spacing w:after="120" w:line="276" w:lineRule="auto"/>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F">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CF10</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Gestión para la provisión de cargo </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3">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 importante realizar buenas prácticas en el proceso de reclutamiento, es por esta razón que el área de Talento Humano dentro de sus políticas debe contemplar el envío de comunicaciones formales y presentar una documentación  clara de todos los procedimientos que realiza (solicitud de personal, hoja de vida, notas de resultados a los candidatos, etc.)</w:t>
            </w:r>
          </w:p>
        </w:tc>
      </w:tr>
      <w:tr>
        <w:trPr>
          <w:cantSplit w:val="0"/>
          <w:trHeight w:val="340" w:hRule="atLeast"/>
          <w:tblHeader w:val="0"/>
        </w:trPr>
        <w:tc>
          <w:tcPr>
            <w:vAlign w:val="center"/>
          </w:tcPr>
          <w:p w:rsidR="00000000" w:rsidDel="00000000" w:rsidP="00000000" w:rsidRDefault="00000000" w:rsidRPr="00000000" w14:paraId="0000001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5">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Perfil de búsqueda, requisición, vacante, referenciación, análisis hoja de vida. </w:t>
            </w:r>
            <w:r w:rsidDel="00000000" w:rsidR="00000000" w:rsidRPr="00000000">
              <w:rPr>
                <w:rtl w:val="0"/>
              </w:rPr>
            </w:r>
          </w:p>
        </w:tc>
      </w:tr>
    </w:tbl>
    <w:p w:rsidR="00000000" w:rsidDel="00000000" w:rsidP="00000000" w:rsidRDefault="00000000" w:rsidRPr="00000000" w14:paraId="00000016">
      <w:pPr>
        <w:spacing w:after="120" w:line="276" w:lineRule="auto"/>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8">
            <w:pPr>
              <w:spacing w:after="120" w:line="276" w:lineRule="auto"/>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A">
            <w:pPr>
              <w:spacing w:after="120" w:line="276" w:lineRule="auto"/>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pPr>
      <w:r w:rsidDel="00000000" w:rsidR="00000000" w:rsidRPr="00000000">
        <w:rPr>
          <w:rFonts w:ascii="Arial" w:cs="Arial" w:eastAsia="Arial" w:hAnsi="Arial"/>
          <w:b w:val="1"/>
          <w:color w:val="000000"/>
          <w:sz w:val="20"/>
          <w:szCs w:val="20"/>
          <w:rtl w:val="0"/>
        </w:rPr>
        <w:t xml:space="preserve">TABLA DE CONTENIDOS: </w:t>
      </w:r>
      <w:r w:rsidDel="00000000" w:rsidR="00000000" w:rsidRPr="00000000">
        <w:rPr>
          <w:rtl w:val="0"/>
        </w:rPr>
      </w:r>
    </w:p>
    <w:p w:rsidR="00000000" w:rsidDel="00000000" w:rsidP="00000000" w:rsidRDefault="00000000" w:rsidRPr="00000000" w14:paraId="0000001F">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0">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 Requisición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 Análisis o creación del perfil del cargo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Convocatoria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 Recepción y análisis de hojas de vida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 Evaluación de antecedentes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 Informe sobre candidatos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 Evaluación del reclutamiento de personal en las organizaciones (Buenas prácticas)</w:t>
      </w:r>
    </w:p>
    <w:p w:rsidR="00000000" w:rsidDel="00000000" w:rsidP="00000000" w:rsidRDefault="00000000" w:rsidRPr="00000000" w14:paraId="00000028">
      <w:pPr>
        <w:spacing w:after="120" w:line="276" w:lineRule="auto"/>
        <w:ind w:left="284"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shd w:fill="auto" w:val="clear"/>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2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tecnologías de la información y las comunicaciones han impactado grandemente la economía de la sociedad del siglo XXI, es por ello que se debe tener en cuenta cómo éstas han influido en la selección del talento humano que requieren las empresas de hoy. Por tal razón, se hace necesario estudiar dicho proceso evolutivo y que tipo de herramientas tecnológicas se están usando en la actualidad. </w:t>
      </w:r>
      <w:sdt>
        <w:sdtPr>
          <w:tag w:val="goog_rdk_0"/>
        </w:sdtPr>
        <w:sdtContent>
          <w:commentRangeStart w:id="0"/>
        </w:sdtContent>
      </w:sdt>
      <w:r w:rsidDel="00000000" w:rsidR="00000000" w:rsidRPr="00000000">
        <w:rPr>
          <w:rFonts w:ascii="Arial" w:cs="Arial" w:eastAsia="Arial" w:hAnsi="Arial"/>
          <w:sz w:val="20"/>
          <w:szCs w:val="20"/>
          <w:rtl w:val="0"/>
        </w:rPr>
        <w:t xml:space="preserve">Lo invitamos a ver el siguiente video, el cual le permitirá conocer el contenido a grosso modo de este componente</w:t>
      </w:r>
      <w:sdt>
        <w:sdtPr>
          <w:tag w:val="goog_rdk_1"/>
        </w:sdtPr>
        <w:sdtContent>
          <w:commentRangeStart w:id="1"/>
        </w:sdtContent>
      </w:sdt>
      <w:r w:rsidDel="00000000" w:rsidR="00000000" w:rsidRPr="00000000">
        <w:rPr>
          <w:rFonts w:ascii="Arial" w:cs="Arial" w:eastAsia="Arial" w:hAnsi="Arial"/>
          <w:sz w:val="20"/>
          <w:szCs w:val="20"/>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spacing w:after="120" w:line="276" w:lineRule="auto"/>
        <w:ind w:left="284" w:firstLine="0"/>
        <w:rPr>
          <w:rFonts w:ascii="Arial" w:cs="Arial" w:eastAsia="Arial" w:hAnsi="Arial"/>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spacing w:after="120" w:line="276" w:lineRule="auto"/>
        <w:ind w:left="284" w:firstLine="0"/>
        <w:rPr>
          <w:rFonts w:ascii="Arial" w:cs="Arial" w:eastAsia="Arial" w:hAnsi="Arial"/>
          <w:sz w:val="20"/>
          <w:szCs w:val="20"/>
        </w:rPr>
      </w:pPr>
      <w:sdt>
        <w:sdtPr>
          <w:tag w:val="goog_rdk_2"/>
        </w:sdtPr>
        <w:sdtContent>
          <w:commentRangeStart w:id="2"/>
        </w:sdtContent>
      </w:sdt>
      <w:r w:rsidDel="00000000" w:rsidR="00000000" w:rsidRPr="00000000">
        <w:rPr>
          <w:rFonts w:ascii="Arial" w:cs="Arial" w:eastAsia="Arial" w:hAnsi="Arial"/>
          <w:sz w:val="20"/>
          <w:szCs w:val="20"/>
        </w:rPr>
        <w:drawing>
          <wp:inline distB="0" distT="0" distL="0" distR="0">
            <wp:extent cx="5852160" cy="2926080"/>
            <wp:effectExtent b="0" l="0" r="0" t="0"/>
            <wp:docPr id="307" name="image2.png"/>
            <a:graphic>
              <a:graphicData uri="http://schemas.openxmlformats.org/drawingml/2006/picture">
                <pic:pic>
                  <pic:nvPicPr>
                    <pic:cNvPr id="0" name="image2.png"/>
                    <pic:cNvPicPr preferRelativeResize="0"/>
                  </pic:nvPicPr>
                  <pic:blipFill>
                    <a:blip r:embed="rId9"/>
                    <a:srcRect b="44706" l="55957" r="21901" t="21605"/>
                    <a:stretch>
                      <a:fillRect/>
                    </a:stretch>
                  </pic:blipFill>
                  <pic:spPr>
                    <a:xfrm>
                      <a:off x="0" y="0"/>
                      <a:ext cx="5852160" cy="292608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pPr>
      <w:r w:rsidDel="00000000" w:rsidR="00000000" w:rsidRPr="00000000">
        <w:rPr>
          <w:rFonts w:ascii="Arial" w:cs="Arial" w:eastAsia="Arial" w:hAnsi="Arial"/>
          <w:b w:val="1"/>
          <w:color w:val="000000"/>
          <w:sz w:val="20"/>
          <w:szCs w:val="20"/>
          <w:rtl w:val="0"/>
        </w:rPr>
        <w:t xml:space="preserve">DESARROLLO DE CONTENIDOS</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after="120"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Requisición </w:t>
      </w:r>
    </w:p>
    <w:p w:rsidR="00000000" w:rsidDel="00000000" w:rsidP="00000000" w:rsidRDefault="00000000" w:rsidRPr="00000000" w14:paraId="00000034">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área de talento humano se requieren herramientas sencillas y eficientes, que permitan obtener y entregar información. Una de estas herramientas es la requisición, la cual como en la mayoría de los asuntos relacionados con el personal, es asumida por el jefe inmediato del área donde se genera la vacante, quien a su vez tiene participación dentro del proceso de selección que se inicia.</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lo anterior, la oficina de talento humano debe proveer a sus clientes internos de un documento formal para este requerimiento, dando paso al reclutamiento de personal; el formato debe contener las especificaciones del cargo que requiere con sus </w:t>
      </w:r>
      <w:r w:rsidDel="00000000" w:rsidR="00000000" w:rsidRPr="00000000">
        <w:rPr>
          <w:rFonts w:ascii="Arial" w:cs="Arial" w:eastAsia="Arial" w:hAnsi="Arial"/>
          <w:sz w:val="20"/>
          <w:szCs w:val="20"/>
          <w:rtl w:val="0"/>
        </w:rPr>
        <w:t xml:space="preserve">respectivas</w:t>
      </w:r>
      <w:r w:rsidDel="00000000" w:rsidR="00000000" w:rsidRPr="00000000">
        <w:rPr>
          <w:rFonts w:ascii="Arial" w:cs="Arial" w:eastAsia="Arial" w:hAnsi="Arial"/>
          <w:color w:val="000000"/>
          <w:sz w:val="20"/>
          <w:szCs w:val="20"/>
          <w:rtl w:val="0"/>
        </w:rPr>
        <w:t xml:space="preserve"> autorizaciones. Cuando el área recibe la requisición, pasa a la siguiente etapa, revisión o creación del perfil y de esta manera se da inicio al reclutamiento.</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36">
      <w:pPr>
        <w:spacing w:after="120" w:line="276" w:lineRule="auto"/>
        <w:jc w:val="both"/>
        <w:rPr>
          <w:rFonts w:ascii="Arial" w:cs="Arial" w:eastAsia="Arial" w:hAnsi="Arial"/>
          <w:b w:val="1"/>
          <w:color w:val="4f81bd"/>
          <w:sz w:val="20"/>
          <w:szCs w:val="20"/>
        </w:rPr>
      </w:pPr>
      <w:commentRangeEnd w:id="3"/>
      <w:r w:rsidDel="00000000" w:rsidR="00000000" w:rsidRPr="00000000">
        <w:commentReference w:id="3"/>
      </w:r>
      <w:r w:rsidDel="00000000" w:rsidR="00000000" w:rsidRPr="00000000">
        <w:rPr>
          <w:rFonts w:ascii="Arial" w:cs="Arial" w:eastAsia="Arial" w:hAnsi="Arial"/>
          <w:color w:val="000000"/>
          <w:sz w:val="20"/>
          <w:szCs w:val="20"/>
          <w:rtl w:val="0"/>
        </w:rPr>
        <w:t xml:space="preserve">Este proceso puede generarse por los siguientes escenarios: </w:t>
      </w:r>
      <w:r w:rsidDel="00000000" w:rsidR="00000000" w:rsidRPr="00000000">
        <w:rPr>
          <w:rtl w:val="0"/>
        </w:rPr>
      </w:r>
    </w:p>
    <w:p w:rsidR="00000000" w:rsidDel="00000000" w:rsidP="00000000" w:rsidRDefault="00000000" w:rsidRPr="00000000" w14:paraId="00000037">
      <w:pPr>
        <w:spacing w:after="120" w:line="276" w:lineRule="auto"/>
        <w:rPr>
          <w:rFonts w:ascii="Arial" w:cs="Arial" w:eastAsia="Arial" w:hAnsi="Arial"/>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8">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Recurso de aprendizaje</w:t>
            </w:r>
          </w:p>
          <w:p w:rsidR="00000000" w:rsidDel="00000000" w:rsidP="00000000" w:rsidRDefault="00000000" w:rsidRPr="00000000" w14:paraId="00000039">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DI_CF10_1_requisición</w:t>
            </w:r>
          </w:p>
        </w:tc>
      </w:tr>
    </w:tbl>
    <w:p w:rsidR="00000000" w:rsidDel="00000000" w:rsidP="00000000" w:rsidRDefault="00000000" w:rsidRPr="00000000" w14:paraId="0000003A">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presenta un formato de requisición de personal, en el cual se incluyen las exigencias que forman parte del reclutamiento. Este documento debe ser autorizado por quien haya sido considerado dentro de la política de selección, por lo cual debe socializarse y estar disponible para ser utilizado por todos los jefes de área.</w:t>
      </w:r>
    </w:p>
    <w:p w:rsidR="00000000" w:rsidDel="00000000" w:rsidP="00000000" w:rsidRDefault="00000000" w:rsidRPr="00000000" w14:paraId="0000003C">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D">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3E">
      <w:pPr>
        <w:spacing w:after="120" w:line="276" w:lineRule="auto"/>
        <w:rPr>
          <w:rFonts w:ascii="Arial" w:cs="Arial" w:eastAsia="Arial" w:hAnsi="Arial"/>
          <w:i w:val="1"/>
          <w:sz w:val="20"/>
          <w:szCs w:val="20"/>
        </w:rPr>
      </w:pPr>
      <w:sdt>
        <w:sdtPr>
          <w:tag w:val="goog_rdk_4"/>
        </w:sdtPr>
        <w:sdtContent>
          <w:commentRangeStart w:id="4"/>
        </w:sdtContent>
      </w:sdt>
      <w:r w:rsidDel="00000000" w:rsidR="00000000" w:rsidRPr="00000000">
        <w:rPr>
          <w:rFonts w:ascii="Arial" w:cs="Arial" w:eastAsia="Arial" w:hAnsi="Arial"/>
          <w:i w:val="1"/>
          <w:sz w:val="20"/>
          <w:szCs w:val="20"/>
          <w:rtl w:val="0"/>
        </w:rPr>
        <w:t xml:space="preserve">Formato de Requisición</w:t>
      </w:r>
      <w:commentRangeEnd w:id="4"/>
      <w:r w:rsidDel="00000000" w:rsidR="00000000" w:rsidRPr="00000000">
        <w:commentReference w:id="4"/>
      </w: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tbl>
            <w:tblPr>
              <w:tblStyle w:val="Table7"/>
              <w:tblW w:w="97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0"/>
              <w:gridCol w:w="3240"/>
              <w:gridCol w:w="3242"/>
              <w:tblGridChange w:id="0">
                <w:tblGrid>
                  <w:gridCol w:w="3240"/>
                  <w:gridCol w:w="3240"/>
                  <w:gridCol w:w="3242"/>
                </w:tblGrid>
              </w:tblGridChange>
            </w:tblGrid>
            <w:tr>
              <w:trPr>
                <w:cantSplit w:val="0"/>
                <w:trHeight w:val="29" w:hRule="atLeast"/>
                <w:tblHeader w:val="0"/>
              </w:trPr>
              <w:tc>
                <w:tcPr>
                  <w:vMerge w:val="restart"/>
                </w:tcPr>
                <w:p w:rsidR="00000000" w:rsidDel="00000000" w:rsidP="00000000" w:rsidRDefault="00000000" w:rsidRPr="00000000" w14:paraId="0000004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LOGO DE LA EMPRESA </w:t>
                  </w:r>
                </w:p>
              </w:tc>
              <w:tc>
                <w:tcPr/>
                <w:p w:rsidR="00000000" w:rsidDel="00000000" w:rsidP="00000000" w:rsidRDefault="00000000" w:rsidRPr="00000000" w14:paraId="0000004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proceso:</w:t>
                  </w:r>
                </w:p>
              </w:tc>
              <w:tc>
                <w:tcPr/>
                <w:p w:rsidR="00000000" w:rsidDel="00000000" w:rsidP="00000000" w:rsidRDefault="00000000" w:rsidRPr="00000000" w14:paraId="0000004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r>
            <w:tr>
              <w:trPr>
                <w:cantSplit w:val="0"/>
                <w:trHeight w:val="26" w:hRule="atLeast"/>
                <w:tblHeader w:val="0"/>
              </w:trPr>
              <w:tc>
                <w:tcPr>
                  <w:vMerge w:val="continue"/>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Gestión de Talento Humano</w:t>
                  </w:r>
                </w:p>
              </w:tc>
              <w:tc>
                <w:tcPr/>
                <w:p w:rsidR="00000000" w:rsidDel="00000000" w:rsidP="00000000" w:rsidRDefault="00000000" w:rsidRPr="00000000" w14:paraId="0000004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Versión:</w:t>
                  </w:r>
                </w:p>
              </w:tc>
            </w:tr>
            <w:tr>
              <w:trPr>
                <w:cantSplit w:val="0"/>
                <w:trHeight w:val="26" w:hRule="atLeast"/>
                <w:tblHeader w:val="0"/>
              </w:trPr>
              <w:tc>
                <w:tcPr>
                  <w:vMerge w:val="continue"/>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restart"/>
                </w:tcPr>
                <w:p w:rsidR="00000000" w:rsidDel="00000000" w:rsidP="00000000" w:rsidRDefault="00000000" w:rsidRPr="00000000" w14:paraId="0000004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documento:</w:t>
                  </w:r>
                </w:p>
                <w:p w:rsidR="00000000" w:rsidDel="00000000" w:rsidP="00000000" w:rsidRDefault="00000000" w:rsidRPr="00000000" w14:paraId="0000004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Requisición de personal</w:t>
                  </w:r>
                </w:p>
              </w:tc>
              <w:tc>
                <w:tcPr/>
                <w:p w:rsidR="00000000" w:rsidDel="00000000" w:rsidP="00000000" w:rsidRDefault="00000000" w:rsidRPr="00000000" w14:paraId="0000004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Vigencia: </w:t>
                  </w:r>
                </w:p>
              </w:tc>
            </w:tr>
            <w:tr>
              <w:trPr>
                <w:cantSplit w:val="0"/>
                <w:trHeight w:val="26" w:hRule="atLeast"/>
                <w:tblHeader w:val="0"/>
              </w:trPr>
              <w:tc>
                <w:tcPr>
                  <w:vMerge w:val="continue"/>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Página:</w:t>
                  </w:r>
                </w:p>
              </w:tc>
            </w:tr>
          </w:tbl>
          <w:p w:rsidR="00000000" w:rsidDel="00000000" w:rsidP="00000000" w:rsidRDefault="00000000" w:rsidRPr="00000000" w14:paraId="0000004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solicitud:                                                                                      Fecha de recepción:</w:t>
            </w:r>
          </w:p>
          <w:tbl>
            <w:tblPr>
              <w:tblStyle w:val="Table8"/>
              <w:tblW w:w="1602.0" w:type="dxa"/>
              <w:jc w:val="left"/>
              <w:tblInd w:w="14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9"/>
              <w:gridCol w:w="564"/>
              <w:gridCol w:w="519"/>
              <w:tblGridChange w:id="0">
                <w:tblGrid>
                  <w:gridCol w:w="519"/>
                  <w:gridCol w:w="564"/>
                  <w:gridCol w:w="519"/>
                </w:tblGrid>
              </w:tblGridChange>
            </w:tblGrid>
            <w:tr>
              <w:trPr>
                <w:cantSplit w:val="0"/>
                <w:tblHeader w:val="0"/>
              </w:trPr>
              <w:tc>
                <w:tcPr/>
                <w:p w:rsidR="00000000" w:rsidDel="00000000" w:rsidP="00000000" w:rsidRDefault="00000000" w:rsidRPr="00000000" w14:paraId="0000004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DD</w:t>
                  </w:r>
                </w:p>
              </w:tc>
              <w:tc>
                <w:tcPr/>
                <w:p w:rsidR="00000000" w:rsidDel="00000000" w:rsidP="00000000" w:rsidRDefault="00000000" w:rsidRPr="00000000" w14:paraId="0000004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MM</w:t>
                  </w:r>
                </w:p>
              </w:tc>
              <w:tc>
                <w:tcPr/>
                <w:p w:rsidR="00000000" w:rsidDel="00000000" w:rsidP="00000000" w:rsidRDefault="00000000" w:rsidRPr="00000000" w14:paraId="0000005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AA</w:t>
                  </w:r>
                </w:p>
              </w:tc>
            </w:tr>
            <w:tr>
              <w:trPr>
                <w:cantSplit w:val="0"/>
                <w:tblHeader w:val="0"/>
              </w:trPr>
              <w:tc>
                <w:tcPr/>
                <w:p w:rsidR="00000000" w:rsidDel="00000000" w:rsidP="00000000" w:rsidRDefault="00000000" w:rsidRPr="00000000" w14:paraId="00000051">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2">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3">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DD</w:t>
                  </w:r>
                </w:p>
              </w:tc>
              <w:tc>
                <w:tcPr/>
                <w:p w:rsidR="00000000" w:rsidDel="00000000" w:rsidP="00000000" w:rsidRDefault="00000000" w:rsidRPr="00000000" w14:paraId="0000005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MM</w:t>
                  </w:r>
                </w:p>
              </w:tc>
              <w:tc>
                <w:tcPr/>
                <w:p w:rsidR="00000000" w:rsidDel="00000000" w:rsidP="00000000" w:rsidRDefault="00000000" w:rsidRPr="00000000" w14:paraId="0000005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AA</w:t>
                  </w:r>
                </w:p>
              </w:tc>
            </w:tr>
            <w:tr>
              <w:trPr>
                <w:cantSplit w:val="0"/>
                <w:tblHeader w:val="0"/>
              </w:trPr>
              <w:tc>
                <w:tcPr/>
                <w:p w:rsidR="00000000" w:rsidDel="00000000" w:rsidP="00000000" w:rsidRDefault="00000000" w:rsidRPr="00000000" w14:paraId="00000057">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8">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9">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A">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276" w:lineRule="auto"/>
              <w:ind w:left="1080" w:firstLine="0"/>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I. INFORMACIÓN</w:t>
            </w:r>
            <w:r w:rsidDel="00000000" w:rsidR="00000000" w:rsidRPr="00000000">
              <w:rPr>
                <w:rFonts w:ascii="Arial" w:cs="Arial" w:eastAsia="Arial" w:hAnsi="Arial"/>
                <w:color w:val="000000"/>
                <w:sz w:val="20"/>
                <w:szCs w:val="20"/>
                <w:rtl w:val="0"/>
              </w:rPr>
              <w:t xml:space="preserve"> SOBRE EL CARGO</w:t>
            </w:r>
          </w:p>
          <w:tbl>
            <w:tblPr>
              <w:tblStyle w:val="Table9"/>
              <w:tblW w:w="97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61"/>
              <w:gridCol w:w="4861"/>
              <w:tblGridChange w:id="0">
                <w:tblGrid>
                  <w:gridCol w:w="4861"/>
                  <w:gridCol w:w="4861"/>
                </w:tblGrid>
              </w:tblGridChange>
            </w:tblGrid>
            <w:tr>
              <w:trPr>
                <w:cantSplit w:val="0"/>
                <w:tblHeader w:val="0"/>
              </w:trPr>
              <w:tc>
                <w:tcPr/>
                <w:p w:rsidR="00000000" w:rsidDel="00000000" w:rsidP="00000000" w:rsidRDefault="00000000" w:rsidRPr="00000000" w14:paraId="0000005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cargo</w:t>
                  </w:r>
                </w:p>
              </w:tc>
              <w:tc>
                <w:tcPr/>
                <w:p w:rsidR="00000000" w:rsidDel="00000000" w:rsidP="00000000" w:rsidRDefault="00000000" w:rsidRPr="00000000" w14:paraId="0000005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r>
            <w:tr>
              <w:trPr>
                <w:cantSplit w:val="0"/>
                <w:tblHeader w:val="0"/>
              </w:trPr>
              <w:tc>
                <w:tcPr/>
                <w:p w:rsidR="00000000" w:rsidDel="00000000" w:rsidP="00000000" w:rsidRDefault="00000000" w:rsidRPr="00000000" w14:paraId="0000005E">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F">
                  <w:pPr>
                    <w:spacing w:after="120" w:line="276" w:lineRule="auto"/>
                    <w:rPr>
                      <w:rFonts w:ascii="Arial" w:cs="Arial" w:eastAsia="Arial" w:hAnsi="Arial"/>
                      <w:sz w:val="20"/>
                      <w:szCs w:val="20"/>
                    </w:rPr>
                  </w:pPr>
                  <w:r w:rsidDel="00000000" w:rsidR="00000000" w:rsidRPr="00000000">
                    <w:rPr>
                      <w:rtl w:val="0"/>
                    </w:rPr>
                  </w:r>
                </w:p>
              </w:tc>
            </w:tr>
            <w:tr>
              <w:trPr>
                <w:cantSplit w:val="0"/>
                <w:trHeight w:val="1662" w:hRule="atLeast"/>
                <w:tblHeader w:val="0"/>
              </w:trPr>
              <w:tc>
                <w:tcPr>
                  <w:gridSpan w:val="2"/>
                </w:tcPr>
                <w:p w:rsidR="00000000" w:rsidDel="00000000" w:rsidP="00000000" w:rsidRDefault="00000000" w:rsidRPr="00000000" w14:paraId="00000060">
                  <w:pPr>
                    <w:spacing w:after="120" w:line="276" w:lineRule="auto"/>
                    <w:rPr>
                      <w:rFonts w:ascii="Arial" w:cs="Arial" w:eastAsia="Arial" w:hAnsi="Arial"/>
                      <w:sz w:val="20"/>
                      <w:szCs w:val="20"/>
                    </w:rPr>
                  </w:pPr>
                  <w:r w:rsidDel="00000000" w:rsidR="00000000" w:rsidRPr="00000000">
                    <w:rPr>
                      <w:rtl w:val="0"/>
                    </w:rPr>
                  </w:r>
                </w:p>
                <w:tbl>
                  <w:tblPr>
                    <w:tblStyle w:val="Table10"/>
                    <w:tblW w:w="9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2"/>
                    <w:gridCol w:w="525"/>
                    <w:gridCol w:w="702"/>
                    <w:gridCol w:w="781"/>
                    <w:gridCol w:w="745"/>
                    <w:gridCol w:w="1991"/>
                    <w:gridCol w:w="982"/>
                    <w:gridCol w:w="1401"/>
                    <w:gridCol w:w="423"/>
                    <w:tblGridChange w:id="0">
                      <w:tblGrid>
                        <w:gridCol w:w="1932"/>
                        <w:gridCol w:w="525"/>
                        <w:gridCol w:w="702"/>
                        <w:gridCol w:w="781"/>
                        <w:gridCol w:w="745"/>
                        <w:gridCol w:w="1991"/>
                        <w:gridCol w:w="982"/>
                        <w:gridCol w:w="1401"/>
                        <w:gridCol w:w="423"/>
                      </w:tblGrid>
                    </w:tblGridChange>
                  </w:tblGrid>
                  <w:tr>
                    <w:trPr>
                      <w:cantSplit w:val="0"/>
                      <w:trHeight w:val="245" w:hRule="atLeast"/>
                      <w:tblHeader w:val="0"/>
                    </w:trPr>
                    <w:tc>
                      <w:tcPr>
                        <w:gridSpan w:val="2"/>
                      </w:tcPr>
                      <w:p w:rsidR="00000000" w:rsidDel="00000000" w:rsidP="00000000" w:rsidRDefault="00000000" w:rsidRPr="00000000" w14:paraId="0000006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Clase de Contrato</w:t>
                        </w:r>
                      </w:p>
                    </w:tc>
                    <w:tc>
                      <w:tcPr>
                        <w:gridSpan w:val="3"/>
                      </w:tcPr>
                      <w:p w:rsidR="00000000" w:rsidDel="00000000" w:rsidP="00000000" w:rsidRDefault="00000000" w:rsidRPr="00000000" w14:paraId="0000006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 de Inicio</w:t>
                        </w:r>
                      </w:p>
                    </w:tc>
                    <w:tc>
                      <w:tcPr>
                        <w:gridSpan w:val="2"/>
                      </w:tcPr>
                      <w:p w:rsidR="00000000" w:rsidDel="00000000" w:rsidP="00000000" w:rsidRDefault="00000000" w:rsidRPr="00000000" w14:paraId="0000006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Dedicación laboral</w:t>
                        </w:r>
                      </w:p>
                    </w:tc>
                    <w:tc>
                      <w:tcPr>
                        <w:gridSpan w:val="2"/>
                      </w:tcPr>
                      <w:p w:rsidR="00000000" w:rsidDel="00000000" w:rsidP="00000000" w:rsidRDefault="00000000" w:rsidRPr="00000000" w14:paraId="00000068">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Horario </w:t>
                        </w:r>
                      </w:p>
                    </w:tc>
                  </w:tr>
                  <w:tr>
                    <w:trPr>
                      <w:cantSplit w:val="0"/>
                      <w:trHeight w:val="263" w:hRule="atLeast"/>
                      <w:tblHeader w:val="0"/>
                    </w:trPr>
                    <w:tc>
                      <w:tcPr/>
                      <w:p w:rsidR="00000000" w:rsidDel="00000000" w:rsidP="00000000" w:rsidRDefault="00000000" w:rsidRPr="00000000" w14:paraId="0000006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Término Fijo</w:t>
                        </w:r>
                      </w:p>
                    </w:tc>
                    <w:tc>
                      <w:tcPr/>
                      <w:p w:rsidR="00000000" w:rsidDel="00000000" w:rsidP="00000000" w:rsidRDefault="00000000" w:rsidRPr="00000000" w14:paraId="0000006B">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DD</w:t>
                        </w:r>
                      </w:p>
                    </w:tc>
                    <w:tc>
                      <w:tcPr/>
                      <w:p w:rsidR="00000000" w:rsidDel="00000000" w:rsidP="00000000" w:rsidRDefault="00000000" w:rsidRPr="00000000" w14:paraId="0000006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MM</w:t>
                        </w:r>
                      </w:p>
                    </w:tc>
                    <w:tc>
                      <w:tcPr/>
                      <w:p w:rsidR="00000000" w:rsidDel="00000000" w:rsidP="00000000" w:rsidRDefault="00000000" w:rsidRPr="00000000" w14:paraId="0000006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AA</w:t>
                        </w:r>
                      </w:p>
                    </w:tc>
                    <w:tc>
                      <w:tcPr/>
                      <w:p w:rsidR="00000000" w:rsidDel="00000000" w:rsidP="00000000" w:rsidRDefault="00000000" w:rsidRPr="00000000" w14:paraId="0000006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Tiempo completo</w:t>
                        </w:r>
                      </w:p>
                    </w:tc>
                    <w:tc>
                      <w:tcPr/>
                      <w:p w:rsidR="00000000" w:rsidDel="00000000" w:rsidP="00000000" w:rsidRDefault="00000000" w:rsidRPr="00000000" w14:paraId="00000070">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Diurno</w:t>
                        </w:r>
                      </w:p>
                    </w:tc>
                    <w:tc>
                      <w:tcPr/>
                      <w:p w:rsidR="00000000" w:rsidDel="00000000" w:rsidP="00000000" w:rsidRDefault="00000000" w:rsidRPr="00000000" w14:paraId="00000072">
                        <w:pPr>
                          <w:spacing w:after="120" w:line="276" w:lineRule="auto"/>
                          <w:rPr>
                            <w:rFonts w:ascii="Arial" w:cs="Arial" w:eastAsia="Arial" w:hAnsi="Arial"/>
                            <w:sz w:val="20"/>
                            <w:szCs w:val="20"/>
                          </w:rPr>
                        </w:pPr>
                        <w:r w:rsidDel="00000000" w:rsidR="00000000" w:rsidRPr="00000000">
                          <w:rPr>
                            <w:rtl w:val="0"/>
                          </w:rPr>
                        </w:r>
                      </w:p>
                    </w:tc>
                  </w:tr>
                  <w:tr>
                    <w:trPr>
                      <w:cantSplit w:val="0"/>
                      <w:trHeight w:val="245" w:hRule="atLeast"/>
                      <w:tblHeader w:val="0"/>
                    </w:trPr>
                    <w:tc>
                      <w:tcPr/>
                      <w:p w:rsidR="00000000" w:rsidDel="00000000" w:rsidP="00000000" w:rsidRDefault="00000000" w:rsidRPr="00000000" w14:paraId="0000007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Término Indefinido</w:t>
                        </w:r>
                      </w:p>
                    </w:tc>
                    <w:tc>
                      <w:tcPr/>
                      <w:p w:rsidR="00000000" w:rsidDel="00000000" w:rsidP="00000000" w:rsidRDefault="00000000" w:rsidRPr="00000000" w14:paraId="00000074">
                        <w:pPr>
                          <w:spacing w:after="120" w:line="276" w:lineRule="auto"/>
                          <w:rPr>
                            <w:rFonts w:ascii="Arial" w:cs="Arial" w:eastAsia="Arial" w:hAnsi="Arial"/>
                            <w:sz w:val="20"/>
                            <w:szCs w:val="20"/>
                          </w:rPr>
                        </w:pPr>
                        <w:r w:rsidDel="00000000" w:rsidR="00000000" w:rsidRPr="00000000">
                          <w:rPr>
                            <w:rtl w:val="0"/>
                          </w:rPr>
                        </w:r>
                      </w:p>
                    </w:tc>
                    <w:tc>
                      <w:tcPr>
                        <w:gridSpan w:val="3"/>
                      </w:tcPr>
                      <w:p w:rsidR="00000000" w:rsidDel="00000000" w:rsidP="00000000" w:rsidRDefault="00000000" w:rsidRPr="00000000" w14:paraId="0000007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Terminación</w:t>
                        </w:r>
                      </w:p>
                    </w:tc>
                    <w:tc>
                      <w:tcPr/>
                      <w:p w:rsidR="00000000" w:rsidDel="00000000" w:rsidP="00000000" w:rsidRDefault="00000000" w:rsidRPr="00000000" w14:paraId="0000007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Medio Tiempo</w:t>
                        </w:r>
                      </w:p>
                    </w:tc>
                    <w:tc>
                      <w:tcPr/>
                      <w:p w:rsidR="00000000" w:rsidDel="00000000" w:rsidP="00000000" w:rsidRDefault="00000000" w:rsidRPr="00000000" w14:paraId="00000079">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Nocturno</w:t>
                        </w:r>
                      </w:p>
                    </w:tc>
                    <w:tc>
                      <w:tcPr/>
                      <w:p w:rsidR="00000000" w:rsidDel="00000000" w:rsidP="00000000" w:rsidRDefault="00000000" w:rsidRPr="00000000" w14:paraId="0000007B">
                        <w:pPr>
                          <w:spacing w:after="120" w:line="276" w:lineRule="auto"/>
                          <w:rPr>
                            <w:rFonts w:ascii="Arial" w:cs="Arial" w:eastAsia="Arial" w:hAnsi="Arial"/>
                            <w:sz w:val="20"/>
                            <w:szCs w:val="20"/>
                          </w:rPr>
                        </w:pPr>
                        <w:r w:rsidDel="00000000" w:rsidR="00000000" w:rsidRPr="00000000">
                          <w:rPr>
                            <w:rtl w:val="0"/>
                          </w:rPr>
                        </w:r>
                      </w:p>
                    </w:tc>
                  </w:tr>
                  <w:tr>
                    <w:trPr>
                      <w:cantSplit w:val="0"/>
                      <w:trHeight w:val="263" w:hRule="atLeast"/>
                      <w:tblHeader w:val="0"/>
                    </w:trPr>
                    <w:tc>
                      <w:tcPr/>
                      <w:p w:rsidR="00000000" w:rsidDel="00000000" w:rsidP="00000000" w:rsidRDefault="00000000" w:rsidRPr="00000000" w14:paraId="0000007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Temporal</w:t>
                        </w:r>
                      </w:p>
                    </w:tc>
                    <w:tc>
                      <w:tcPr/>
                      <w:p w:rsidR="00000000" w:rsidDel="00000000" w:rsidP="00000000" w:rsidRDefault="00000000" w:rsidRPr="00000000" w14:paraId="0000007D">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DD</w:t>
                        </w:r>
                      </w:p>
                    </w:tc>
                    <w:tc>
                      <w:tcPr/>
                      <w:p w:rsidR="00000000" w:rsidDel="00000000" w:rsidP="00000000" w:rsidRDefault="00000000" w:rsidRPr="00000000" w14:paraId="0000007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MM</w:t>
                        </w:r>
                      </w:p>
                    </w:tc>
                    <w:tc>
                      <w:tcPr/>
                      <w:p w:rsidR="00000000" w:rsidDel="00000000" w:rsidP="00000000" w:rsidRDefault="00000000" w:rsidRPr="00000000" w14:paraId="0000008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AA</w:t>
                        </w:r>
                      </w:p>
                    </w:tc>
                    <w:tc>
                      <w:tcPr/>
                      <w:p w:rsidR="00000000" w:rsidDel="00000000" w:rsidP="00000000" w:rsidRDefault="00000000" w:rsidRPr="00000000" w14:paraId="0000008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Tiempo Parcial</w:t>
                        </w:r>
                      </w:p>
                    </w:tc>
                    <w:tc>
                      <w:tcPr/>
                      <w:p w:rsidR="00000000" w:rsidDel="00000000" w:rsidP="00000000" w:rsidRDefault="00000000" w:rsidRPr="00000000" w14:paraId="00000082">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Turnos</w:t>
                        </w:r>
                      </w:p>
                    </w:tc>
                    <w:tc>
                      <w:tcPr/>
                      <w:p w:rsidR="00000000" w:rsidDel="00000000" w:rsidP="00000000" w:rsidRDefault="00000000" w:rsidRPr="00000000" w14:paraId="00000084">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8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8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________A: ________</w:t>
                  </w:r>
                </w:p>
                <w:p w:rsidR="00000000" w:rsidDel="00000000" w:rsidP="00000000" w:rsidRDefault="00000000" w:rsidRPr="00000000" w14:paraId="00000088">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A">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II. INFORMACIÓN SOBRE LA VACANTE</w:t>
            </w:r>
          </w:p>
          <w:p w:rsidR="00000000" w:rsidDel="00000000" w:rsidP="00000000" w:rsidRDefault="00000000" w:rsidRPr="00000000" w14:paraId="0000008C">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spacing w:after="120" w:line="276" w:lineRule="auto"/>
              <w:jc w:val="center"/>
              <w:rPr>
                <w:rFonts w:ascii="Arial" w:cs="Arial" w:eastAsia="Arial" w:hAnsi="Arial"/>
                <w:sz w:val="20"/>
                <w:szCs w:val="20"/>
              </w:rPr>
            </w:pPr>
            <w:r w:rsidDel="00000000" w:rsidR="00000000" w:rsidRPr="00000000">
              <w:rPr>
                <w:rtl w:val="0"/>
              </w:rPr>
            </w:r>
          </w:p>
          <w:tbl>
            <w:tblPr>
              <w:tblStyle w:val="Table11"/>
              <w:tblW w:w="972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5"/>
              <w:gridCol w:w="730"/>
              <w:gridCol w:w="2690"/>
              <w:gridCol w:w="3362"/>
              <w:tblGridChange w:id="0">
                <w:tblGrid>
                  <w:gridCol w:w="2945"/>
                  <w:gridCol w:w="730"/>
                  <w:gridCol w:w="2690"/>
                  <w:gridCol w:w="3362"/>
                </w:tblGrid>
              </w:tblGridChange>
            </w:tblGrid>
            <w:tr>
              <w:trPr>
                <w:cantSplit w:val="0"/>
                <w:tblHeader w:val="0"/>
              </w:trPr>
              <w:tc>
                <w:tcPr>
                  <w:gridSpan w:val="2"/>
                  <w:tcBorders>
                    <w:right w:color="000000" w:space="0" w:sz="4" w:val="single"/>
                  </w:tcBorders>
                </w:tcPr>
                <w:p w:rsidR="00000000" w:rsidDel="00000000" w:rsidP="00000000" w:rsidRDefault="00000000" w:rsidRPr="00000000" w14:paraId="0000008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Motivo de la vacante</w:t>
                  </w:r>
                </w:p>
              </w:tc>
              <w:tc>
                <w:tcPr>
                  <w:tcBorders>
                    <w:top w:color="000000" w:space="0" w:sz="0" w:val="nil"/>
                    <w:bottom w:color="000000" w:space="0" w:sz="0" w:val="nil"/>
                    <w:right w:color="000000" w:space="0" w:sz="0" w:val="nil"/>
                  </w:tcBorders>
                </w:tcPr>
                <w:p w:rsidR="00000000" w:rsidDel="00000000" w:rsidP="00000000" w:rsidRDefault="00000000" w:rsidRPr="00000000" w14:paraId="00000090">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91">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Creación de un nuevo cargo</w:t>
                  </w:r>
                </w:p>
              </w:tc>
              <w:tc>
                <w:tcPr>
                  <w:tcBorders>
                    <w:right w:color="000000" w:space="0" w:sz="4" w:val="single"/>
                  </w:tcBorders>
                </w:tcPr>
                <w:p w:rsidR="00000000" w:rsidDel="00000000" w:rsidP="00000000" w:rsidRDefault="00000000" w:rsidRPr="00000000" w14:paraId="00000093">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4" w:val="single"/>
                  </w:tcBorders>
                </w:tcPr>
                <w:p w:rsidR="00000000" w:rsidDel="00000000" w:rsidP="00000000" w:rsidRDefault="00000000" w:rsidRPr="00000000" w14:paraId="00000094">
                  <w:pPr>
                    <w:spacing w:after="120" w:line="276" w:lineRule="auto"/>
                    <w:rPr>
                      <w:rFonts w:ascii="Arial" w:cs="Arial" w:eastAsia="Arial" w:hAnsi="Arial"/>
                      <w:sz w:val="20"/>
                      <w:szCs w:val="20"/>
                    </w:rPr>
                  </w:pPr>
                  <w:r w:rsidDel="00000000" w:rsidR="00000000" w:rsidRPr="00000000">
                    <w:rPr>
                      <w:rtl w:val="0"/>
                    </w:rPr>
                  </w:r>
                </w:p>
              </w:tc>
              <w:tc>
                <w:tcPr>
                  <w:vMerge w:val="restart"/>
                  <w:tcBorders>
                    <w:right w:color="000000" w:space="0" w:sz="4" w:val="single"/>
                  </w:tcBorders>
                </w:tcPr>
                <w:p w:rsidR="00000000" w:rsidDel="00000000" w:rsidP="00000000" w:rsidRDefault="00000000" w:rsidRPr="00000000" w14:paraId="0000009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 la persona a quien reemplaza </w:t>
                  </w:r>
                </w:p>
              </w:tc>
            </w:tr>
            <w:tr>
              <w:trPr>
                <w:cantSplit w:val="0"/>
                <w:tblHeader w:val="0"/>
              </w:trPr>
              <w:tc>
                <w:tcPr/>
                <w:p w:rsidR="00000000" w:rsidDel="00000000" w:rsidP="00000000" w:rsidRDefault="00000000" w:rsidRPr="00000000" w14:paraId="0000009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Renuncia del titular</w:t>
                  </w:r>
                </w:p>
              </w:tc>
              <w:tc>
                <w:tcPr>
                  <w:tcBorders>
                    <w:right w:color="000000" w:space="0" w:sz="4" w:val="single"/>
                  </w:tcBorders>
                </w:tcPr>
                <w:p w:rsidR="00000000" w:rsidDel="00000000" w:rsidP="00000000" w:rsidRDefault="00000000" w:rsidRPr="00000000" w14:paraId="00000097">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4" w:val="single"/>
                  </w:tcBorders>
                </w:tcPr>
                <w:p w:rsidR="00000000" w:rsidDel="00000000" w:rsidP="00000000" w:rsidRDefault="00000000" w:rsidRPr="00000000" w14:paraId="00000098">
                  <w:pPr>
                    <w:spacing w:after="120" w:line="276" w:lineRule="auto"/>
                    <w:rPr>
                      <w:rFonts w:ascii="Arial" w:cs="Arial" w:eastAsia="Arial" w:hAnsi="Arial"/>
                      <w:sz w:val="20"/>
                      <w:szCs w:val="20"/>
                    </w:rPr>
                  </w:pPr>
                  <w:r w:rsidDel="00000000" w:rsidR="00000000" w:rsidRPr="00000000">
                    <w:rPr>
                      <w:rtl w:val="0"/>
                    </w:rPr>
                  </w:r>
                </w:p>
              </w:tc>
              <w:tc>
                <w:tcPr>
                  <w:vMerge w:val="continue"/>
                  <w:tcBorders>
                    <w:right w:color="000000" w:space="0" w:sz="4" w:val="single"/>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Promoción o traslado</w:t>
                  </w:r>
                </w:p>
              </w:tc>
              <w:tc>
                <w:tcPr>
                  <w:tcBorders>
                    <w:right w:color="000000" w:space="0" w:sz="4" w:val="single"/>
                  </w:tcBorders>
                </w:tcPr>
                <w:p w:rsidR="00000000" w:rsidDel="00000000" w:rsidP="00000000" w:rsidRDefault="00000000" w:rsidRPr="00000000" w14:paraId="0000009B">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4" w:val="single"/>
                  </w:tcBorders>
                </w:tcPr>
                <w:p w:rsidR="00000000" w:rsidDel="00000000" w:rsidP="00000000" w:rsidRDefault="00000000" w:rsidRPr="00000000" w14:paraId="0000009C">
                  <w:pPr>
                    <w:spacing w:after="120" w:line="276" w:lineRule="auto"/>
                    <w:rPr>
                      <w:rFonts w:ascii="Arial" w:cs="Arial" w:eastAsia="Arial" w:hAnsi="Arial"/>
                      <w:sz w:val="20"/>
                      <w:szCs w:val="20"/>
                    </w:rPr>
                  </w:pPr>
                  <w:r w:rsidDel="00000000" w:rsidR="00000000" w:rsidRPr="00000000">
                    <w:rPr>
                      <w:rtl w:val="0"/>
                    </w:rPr>
                  </w:r>
                </w:p>
              </w:tc>
              <w:tc>
                <w:tcPr>
                  <w:vMerge w:val="restart"/>
                  <w:tcBorders>
                    <w:right w:color="000000" w:space="0" w:sz="4" w:val="single"/>
                  </w:tcBorders>
                </w:tcPr>
                <w:p w:rsidR="00000000" w:rsidDel="00000000" w:rsidP="00000000" w:rsidRDefault="00000000" w:rsidRPr="00000000" w14:paraId="0000009D">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Incapacidad</w:t>
                  </w:r>
                </w:p>
              </w:tc>
              <w:tc>
                <w:tcPr>
                  <w:tcBorders>
                    <w:right w:color="000000" w:space="0" w:sz="4" w:val="single"/>
                  </w:tcBorders>
                </w:tcPr>
                <w:p w:rsidR="00000000" w:rsidDel="00000000" w:rsidP="00000000" w:rsidRDefault="00000000" w:rsidRPr="00000000" w14:paraId="0000009F">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4" w:val="single"/>
                  </w:tcBorders>
                </w:tcPr>
                <w:p w:rsidR="00000000" w:rsidDel="00000000" w:rsidP="00000000" w:rsidRDefault="00000000" w:rsidRPr="00000000" w14:paraId="000000A0">
                  <w:pPr>
                    <w:spacing w:after="120" w:line="276" w:lineRule="auto"/>
                    <w:rPr>
                      <w:rFonts w:ascii="Arial" w:cs="Arial" w:eastAsia="Arial" w:hAnsi="Arial"/>
                      <w:sz w:val="20"/>
                      <w:szCs w:val="20"/>
                    </w:rPr>
                  </w:pPr>
                  <w:r w:rsidDel="00000000" w:rsidR="00000000" w:rsidRPr="00000000">
                    <w:rPr>
                      <w:rtl w:val="0"/>
                    </w:rPr>
                  </w:r>
                </w:p>
              </w:tc>
              <w:tc>
                <w:tcPr>
                  <w:vMerge w:val="continue"/>
                  <w:tcBorders>
                    <w:right w:color="000000" w:space="0" w:sz="4" w:val="single"/>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Cancelación del contrato</w:t>
                  </w:r>
                </w:p>
              </w:tc>
              <w:tc>
                <w:tcPr>
                  <w:tcBorders>
                    <w:right w:color="000000" w:space="0" w:sz="4" w:val="single"/>
                  </w:tcBorders>
                </w:tcPr>
                <w:p w:rsidR="00000000" w:rsidDel="00000000" w:rsidP="00000000" w:rsidRDefault="00000000" w:rsidRPr="00000000" w14:paraId="000000A3">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0A4">
                  <w:pPr>
                    <w:spacing w:after="120" w:line="276" w:lineRule="auto"/>
                    <w:rPr>
                      <w:rFonts w:ascii="Arial" w:cs="Arial" w:eastAsia="Arial" w:hAnsi="Arial"/>
                      <w:sz w:val="20"/>
                      <w:szCs w:val="20"/>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0A5">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Licencia</w:t>
                  </w:r>
                </w:p>
              </w:tc>
              <w:tc>
                <w:tcPr>
                  <w:tcBorders>
                    <w:right w:color="000000" w:space="0" w:sz="4" w:val="single"/>
                  </w:tcBorders>
                </w:tcPr>
                <w:p w:rsidR="00000000" w:rsidDel="00000000" w:rsidP="00000000" w:rsidRDefault="00000000" w:rsidRPr="00000000" w14:paraId="000000A7">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0A8">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Vacaciones</w:t>
                  </w:r>
                </w:p>
              </w:tc>
              <w:tc>
                <w:tcPr>
                  <w:tcBorders>
                    <w:right w:color="000000" w:space="0" w:sz="4" w:val="single"/>
                  </w:tcBorders>
                </w:tcPr>
                <w:p w:rsidR="00000000" w:rsidDel="00000000" w:rsidP="00000000" w:rsidRDefault="00000000" w:rsidRPr="00000000" w14:paraId="000000AB">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0AC">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Incremento de labores</w:t>
                  </w:r>
                </w:p>
              </w:tc>
              <w:tc>
                <w:tcPr>
                  <w:tcBorders>
                    <w:right w:color="000000" w:space="0" w:sz="4" w:val="single"/>
                  </w:tcBorders>
                </w:tcPr>
                <w:p w:rsidR="00000000" w:rsidDel="00000000" w:rsidP="00000000" w:rsidRDefault="00000000" w:rsidRPr="00000000" w14:paraId="000000AF">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0B0">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Licencia de Maternidad </w:t>
                  </w:r>
                </w:p>
              </w:tc>
              <w:tc>
                <w:tcPr>
                  <w:tcBorders>
                    <w:right w:color="000000" w:space="0" w:sz="4" w:val="single"/>
                  </w:tcBorders>
                </w:tcPr>
                <w:p w:rsidR="00000000" w:rsidDel="00000000" w:rsidP="00000000" w:rsidRDefault="00000000" w:rsidRPr="00000000" w14:paraId="000000B3">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0B4">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B6">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III. NECESIDAD AJUSTES DEL PERFIL</w:t>
            </w:r>
          </w:p>
          <w:p w:rsidR="00000000" w:rsidDel="00000000" w:rsidP="00000000" w:rsidRDefault="00000000" w:rsidRPr="00000000" w14:paraId="000000B8">
            <w:pPr>
              <w:spacing w:after="120" w:line="276" w:lineRule="auto"/>
              <w:jc w:val="center"/>
              <w:rPr>
                <w:rFonts w:ascii="Arial" w:cs="Arial" w:eastAsia="Arial" w:hAnsi="Arial"/>
                <w:sz w:val="20"/>
                <w:szCs w:val="20"/>
              </w:rPr>
            </w:pPr>
            <w:r w:rsidDel="00000000" w:rsidR="00000000" w:rsidRPr="00000000">
              <w:rPr>
                <w:rtl w:val="0"/>
              </w:rPr>
            </w:r>
          </w:p>
          <w:tbl>
            <w:tblPr>
              <w:tblStyle w:val="Table12"/>
              <w:tblW w:w="7222.0" w:type="dxa"/>
              <w:jc w:val="left"/>
              <w:tblInd w:w="11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350"/>
              <w:gridCol w:w="1720"/>
              <w:gridCol w:w="345"/>
              <w:gridCol w:w="1472"/>
              <w:gridCol w:w="2093"/>
              <w:tblGridChange w:id="0">
                <w:tblGrid>
                  <w:gridCol w:w="1242"/>
                  <w:gridCol w:w="350"/>
                  <w:gridCol w:w="1720"/>
                  <w:gridCol w:w="345"/>
                  <w:gridCol w:w="1472"/>
                  <w:gridCol w:w="2093"/>
                </w:tblGrid>
              </w:tblGridChange>
            </w:tblGrid>
            <w:tr>
              <w:trPr>
                <w:cantSplit w:val="0"/>
                <w:tblHeader w:val="0"/>
              </w:trPr>
              <w:tc>
                <w:tcPr>
                  <w:gridSpan w:val="6"/>
                </w:tcPr>
                <w:p w:rsidR="00000000" w:rsidDel="00000000" w:rsidP="00000000" w:rsidRDefault="00000000" w:rsidRPr="00000000" w14:paraId="000000B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Formación Académica </w:t>
                  </w:r>
                </w:p>
              </w:tc>
            </w:tr>
            <w:tr>
              <w:trPr>
                <w:cantSplit w:val="0"/>
                <w:tblHeader w:val="0"/>
              </w:trPr>
              <w:tc>
                <w:tcPr/>
                <w:p w:rsidR="00000000" w:rsidDel="00000000" w:rsidP="00000000" w:rsidRDefault="00000000" w:rsidRPr="00000000" w14:paraId="000000B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Técnico</w:t>
                  </w:r>
                </w:p>
              </w:tc>
              <w:tc>
                <w:tcPr/>
                <w:p w:rsidR="00000000" w:rsidDel="00000000" w:rsidP="00000000" w:rsidRDefault="00000000" w:rsidRPr="00000000" w14:paraId="000000C0">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Profesional</w:t>
                  </w:r>
                </w:p>
              </w:tc>
              <w:tc>
                <w:tcPr/>
                <w:p w:rsidR="00000000" w:rsidDel="00000000" w:rsidP="00000000" w:rsidRDefault="00000000" w:rsidRPr="00000000" w14:paraId="000000C2">
                  <w:pPr>
                    <w:spacing w:after="120" w:line="276" w:lineRule="auto"/>
                    <w:rPr>
                      <w:rFonts w:ascii="Arial" w:cs="Arial" w:eastAsia="Arial" w:hAnsi="Arial"/>
                      <w:sz w:val="20"/>
                      <w:szCs w:val="20"/>
                    </w:rPr>
                  </w:pPr>
                  <w:r w:rsidDel="00000000" w:rsidR="00000000" w:rsidRPr="00000000">
                    <w:rPr>
                      <w:rtl w:val="0"/>
                    </w:rPr>
                  </w:r>
                </w:p>
              </w:tc>
              <w:tc>
                <w:tcPr>
                  <w:vMerge w:val="restart"/>
                </w:tcPr>
                <w:p w:rsidR="00000000" w:rsidDel="00000000" w:rsidP="00000000" w:rsidRDefault="00000000" w:rsidRPr="00000000" w14:paraId="000000C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Otro: Especifique</w:t>
                  </w:r>
                </w:p>
              </w:tc>
              <w:tc>
                <w:tcPr>
                  <w:vMerge w:val="restart"/>
                </w:tcPr>
                <w:p w:rsidR="00000000" w:rsidDel="00000000" w:rsidP="00000000" w:rsidRDefault="00000000" w:rsidRPr="00000000" w14:paraId="000000C4">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Tecnólogo</w:t>
                  </w:r>
                </w:p>
              </w:tc>
              <w:tc>
                <w:tcPr/>
                <w:p w:rsidR="00000000" w:rsidDel="00000000" w:rsidP="00000000" w:rsidRDefault="00000000" w:rsidRPr="00000000" w14:paraId="000000C6">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Especialización</w:t>
                  </w:r>
                </w:p>
              </w:tc>
              <w:tc>
                <w:tcPr/>
                <w:p w:rsidR="00000000" w:rsidDel="00000000" w:rsidP="00000000" w:rsidRDefault="00000000" w:rsidRPr="00000000" w14:paraId="000000C8">
                  <w:pPr>
                    <w:spacing w:after="120" w:line="276" w:lineRule="auto"/>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CB">
            <w:pPr>
              <w:spacing w:after="120" w:line="276" w:lineRule="auto"/>
              <w:rPr>
                <w:rFonts w:ascii="Arial" w:cs="Arial" w:eastAsia="Arial" w:hAnsi="Arial"/>
                <w:sz w:val="20"/>
                <w:szCs w:val="20"/>
              </w:rPr>
            </w:pPr>
            <w:r w:rsidDel="00000000" w:rsidR="00000000" w:rsidRPr="00000000">
              <w:rPr>
                <w:rtl w:val="0"/>
              </w:rPr>
            </w:r>
          </w:p>
          <w:tbl>
            <w:tblPr>
              <w:tblStyle w:val="Table13"/>
              <w:tblW w:w="97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3"/>
              <w:gridCol w:w="855"/>
              <w:gridCol w:w="2457"/>
              <w:gridCol w:w="389"/>
              <w:gridCol w:w="2382"/>
              <w:gridCol w:w="1845"/>
              <w:gridCol w:w="441"/>
              <w:tblGridChange w:id="0">
                <w:tblGrid>
                  <w:gridCol w:w="1353"/>
                  <w:gridCol w:w="855"/>
                  <w:gridCol w:w="2457"/>
                  <w:gridCol w:w="389"/>
                  <w:gridCol w:w="2382"/>
                  <w:gridCol w:w="1845"/>
                  <w:gridCol w:w="441"/>
                </w:tblGrid>
              </w:tblGridChange>
            </w:tblGrid>
            <w:tr>
              <w:trPr>
                <w:cantSplit w:val="0"/>
                <w:tblHeader w:val="0"/>
              </w:trPr>
              <w:tc>
                <w:tcPr>
                  <w:gridSpan w:val="2"/>
                </w:tcPr>
                <w:p w:rsidR="00000000" w:rsidDel="00000000" w:rsidP="00000000" w:rsidRDefault="00000000" w:rsidRPr="00000000" w14:paraId="000000C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gridSpan w:val="2"/>
                </w:tcPr>
                <w:p w:rsidR="00000000" w:rsidDel="00000000" w:rsidP="00000000" w:rsidRDefault="00000000" w:rsidRPr="00000000" w14:paraId="000000C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Habilidad Informática</w:t>
                  </w:r>
                </w:p>
              </w:tc>
              <w:tc>
                <w:tcPr>
                  <w:gridSpan w:val="3"/>
                </w:tcPr>
                <w:p w:rsidR="00000000" w:rsidDel="00000000" w:rsidP="00000000" w:rsidRDefault="00000000" w:rsidRPr="00000000" w14:paraId="000000D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Responsabilidades</w:t>
                  </w:r>
                </w:p>
              </w:tc>
            </w:tr>
            <w:tr>
              <w:trPr>
                <w:cantSplit w:val="0"/>
                <w:trHeight w:val="81" w:hRule="atLeast"/>
                <w:tblHeader w:val="0"/>
              </w:trPr>
              <w:tc>
                <w:tcPr>
                  <w:vMerge w:val="restart"/>
                </w:tcPr>
                <w:p w:rsidR="00000000" w:rsidDel="00000000" w:rsidP="00000000" w:rsidRDefault="00000000" w:rsidRPr="00000000" w14:paraId="000000D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Inglés</w:t>
                  </w:r>
                </w:p>
              </w:tc>
              <w:tc>
                <w:tcPr>
                  <w:vMerge w:val="restart"/>
                </w:tcPr>
                <w:p w:rsidR="00000000" w:rsidDel="00000000" w:rsidP="00000000" w:rsidRDefault="00000000" w:rsidRPr="00000000" w14:paraId="000000D4">
                  <w:pPr>
                    <w:spacing w:after="120" w:line="276" w:lineRule="auto"/>
                    <w:rPr>
                      <w:rFonts w:ascii="Arial" w:cs="Arial" w:eastAsia="Arial" w:hAnsi="Arial"/>
                      <w:sz w:val="20"/>
                      <w:szCs w:val="20"/>
                    </w:rPr>
                  </w:pPr>
                  <w:r w:rsidDel="00000000" w:rsidR="00000000" w:rsidRPr="00000000">
                    <w:rPr>
                      <w:rtl w:val="0"/>
                    </w:rPr>
                  </w:r>
                </w:p>
              </w:tc>
              <w:tc>
                <w:tcPr>
                  <w:vMerge w:val="restart"/>
                </w:tcPr>
                <w:p w:rsidR="00000000" w:rsidDel="00000000" w:rsidP="00000000" w:rsidRDefault="00000000" w:rsidRPr="00000000" w14:paraId="000000D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Sistema operativo (Windows).</w:t>
                  </w:r>
                </w:p>
              </w:tc>
              <w:tc>
                <w:tcPr>
                  <w:vMerge w:val="restart"/>
                </w:tcPr>
                <w:p w:rsidR="00000000" w:rsidDel="00000000" w:rsidP="00000000" w:rsidRDefault="00000000" w:rsidRPr="00000000" w14:paraId="000000D6">
                  <w:pPr>
                    <w:spacing w:after="120" w:line="276" w:lineRule="auto"/>
                    <w:rPr>
                      <w:rFonts w:ascii="Arial" w:cs="Arial" w:eastAsia="Arial" w:hAnsi="Arial"/>
                      <w:sz w:val="20"/>
                      <w:szCs w:val="20"/>
                    </w:rPr>
                  </w:pPr>
                  <w:r w:rsidDel="00000000" w:rsidR="00000000" w:rsidRPr="00000000">
                    <w:rPr>
                      <w:rtl w:val="0"/>
                    </w:rPr>
                  </w:r>
                </w:p>
              </w:tc>
              <w:tc>
                <w:tcPr>
                  <w:vMerge w:val="restart"/>
                </w:tcPr>
                <w:p w:rsidR="00000000" w:rsidDel="00000000" w:rsidP="00000000" w:rsidRDefault="00000000" w:rsidRPr="00000000" w14:paraId="000000D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w:t>
                  </w:r>
                </w:p>
              </w:tc>
              <w:tc>
                <w:tcPr/>
                <w:p w:rsidR="00000000" w:rsidDel="00000000" w:rsidP="00000000" w:rsidRDefault="00000000" w:rsidRPr="00000000" w14:paraId="000000D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Confidencial </w:t>
                  </w:r>
                </w:p>
              </w:tc>
              <w:tc>
                <w:tcPr/>
                <w:p w:rsidR="00000000" w:rsidDel="00000000" w:rsidP="00000000" w:rsidRDefault="00000000" w:rsidRPr="00000000" w14:paraId="000000D9">
                  <w:pPr>
                    <w:spacing w:after="120" w:line="276" w:lineRule="auto"/>
                    <w:rPr>
                      <w:rFonts w:ascii="Arial" w:cs="Arial" w:eastAsia="Arial" w:hAnsi="Arial"/>
                      <w:sz w:val="20"/>
                      <w:szCs w:val="20"/>
                    </w:rPr>
                  </w:pPr>
                  <w:r w:rsidDel="00000000" w:rsidR="00000000" w:rsidRPr="00000000">
                    <w:rPr>
                      <w:rtl w:val="0"/>
                    </w:rPr>
                  </w:r>
                </w:p>
              </w:tc>
            </w:tr>
            <w:tr>
              <w:trPr>
                <w:cantSplit w:val="0"/>
                <w:trHeight w:val="80" w:hRule="atLeast"/>
                <w:tblHeader w:val="0"/>
              </w:trPr>
              <w:tc>
                <w:tcPr>
                  <w:vMerge w:val="continue"/>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Restringida </w:t>
                  </w:r>
                </w:p>
              </w:tc>
              <w:tc>
                <w:tcPr/>
                <w:p w:rsidR="00000000" w:rsidDel="00000000" w:rsidP="00000000" w:rsidRDefault="00000000" w:rsidRPr="00000000" w14:paraId="000000E0">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Francés </w:t>
                  </w:r>
                </w:p>
              </w:tc>
              <w:tc>
                <w:tcPr/>
                <w:p w:rsidR="00000000" w:rsidDel="00000000" w:rsidP="00000000" w:rsidRDefault="00000000" w:rsidRPr="00000000" w14:paraId="000000E2">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Office. </w:t>
                  </w:r>
                </w:p>
              </w:tc>
              <w:tc>
                <w:tcPr/>
                <w:p w:rsidR="00000000" w:rsidDel="00000000" w:rsidP="00000000" w:rsidRDefault="00000000" w:rsidRPr="00000000" w14:paraId="000000E4">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Maquinaria y equipos</w:t>
                  </w:r>
                </w:p>
              </w:tc>
              <w:tc>
                <w:tcPr/>
                <w:p w:rsidR="00000000" w:rsidDel="00000000" w:rsidP="00000000" w:rsidRDefault="00000000" w:rsidRPr="00000000" w14:paraId="000000E6">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7">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Alemán</w:t>
                  </w:r>
                </w:p>
              </w:tc>
              <w:tc>
                <w:tcPr/>
                <w:p w:rsidR="00000000" w:rsidDel="00000000" w:rsidP="00000000" w:rsidRDefault="00000000" w:rsidRPr="00000000" w14:paraId="000000E9">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Manejador de Proyectos (Project)</w:t>
                  </w:r>
                </w:p>
              </w:tc>
              <w:tc>
                <w:tcPr/>
                <w:p w:rsidR="00000000" w:rsidDel="00000000" w:rsidP="00000000" w:rsidRDefault="00000000" w:rsidRPr="00000000" w14:paraId="000000EB">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Decisiones </w:t>
                  </w:r>
                </w:p>
              </w:tc>
              <w:tc>
                <w:tcPr/>
                <w:p w:rsidR="00000000" w:rsidDel="00000000" w:rsidP="00000000" w:rsidRDefault="00000000" w:rsidRPr="00000000" w14:paraId="000000ED">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E">
                  <w:pPr>
                    <w:spacing w:after="120" w:line="276" w:lineRule="auto"/>
                    <w:rPr>
                      <w:rFonts w:ascii="Arial" w:cs="Arial" w:eastAsia="Arial" w:hAnsi="Arial"/>
                      <w:sz w:val="20"/>
                      <w:szCs w:val="20"/>
                    </w:rPr>
                  </w:pPr>
                  <w:r w:rsidDel="00000000" w:rsidR="00000000" w:rsidRPr="00000000">
                    <w:rPr>
                      <w:rtl w:val="0"/>
                    </w:rPr>
                  </w:r>
                </w:p>
              </w:tc>
            </w:tr>
            <w:tr>
              <w:trPr>
                <w:cantSplit w:val="0"/>
                <w:trHeight w:val="81" w:hRule="atLeast"/>
                <w:tblHeader w:val="0"/>
              </w:trPr>
              <w:tc>
                <w:tcPr>
                  <w:vMerge w:val="restart"/>
                </w:tcPr>
                <w:p w:rsidR="00000000" w:rsidDel="00000000" w:rsidP="00000000" w:rsidRDefault="00000000" w:rsidRPr="00000000" w14:paraId="000000E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Italiano</w:t>
                  </w:r>
                </w:p>
              </w:tc>
              <w:tc>
                <w:tcPr>
                  <w:vMerge w:val="restart"/>
                </w:tcPr>
                <w:p w:rsidR="00000000" w:rsidDel="00000000" w:rsidP="00000000" w:rsidRDefault="00000000" w:rsidRPr="00000000" w14:paraId="000000F0">
                  <w:pPr>
                    <w:spacing w:after="120" w:line="276" w:lineRule="auto"/>
                    <w:rPr>
                      <w:rFonts w:ascii="Arial" w:cs="Arial" w:eastAsia="Arial" w:hAnsi="Arial"/>
                      <w:sz w:val="20"/>
                      <w:szCs w:val="20"/>
                    </w:rPr>
                  </w:pPr>
                  <w:r w:rsidDel="00000000" w:rsidR="00000000" w:rsidRPr="00000000">
                    <w:rPr>
                      <w:rtl w:val="0"/>
                    </w:rPr>
                  </w:r>
                </w:p>
              </w:tc>
              <w:tc>
                <w:tcPr>
                  <w:vMerge w:val="restart"/>
                </w:tcPr>
                <w:p w:rsidR="00000000" w:rsidDel="00000000" w:rsidP="00000000" w:rsidRDefault="00000000" w:rsidRPr="00000000" w14:paraId="000000F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Manejador de base de datos. </w:t>
                  </w:r>
                </w:p>
              </w:tc>
              <w:tc>
                <w:tcPr>
                  <w:vMerge w:val="restart"/>
                </w:tcPr>
                <w:p w:rsidR="00000000" w:rsidDel="00000000" w:rsidP="00000000" w:rsidRDefault="00000000" w:rsidRPr="00000000" w14:paraId="000000F2">
                  <w:pPr>
                    <w:spacing w:after="120" w:line="276" w:lineRule="auto"/>
                    <w:rPr>
                      <w:rFonts w:ascii="Arial" w:cs="Arial" w:eastAsia="Arial" w:hAnsi="Arial"/>
                      <w:sz w:val="20"/>
                      <w:szCs w:val="20"/>
                    </w:rPr>
                  </w:pPr>
                  <w:r w:rsidDel="00000000" w:rsidR="00000000" w:rsidRPr="00000000">
                    <w:rPr>
                      <w:rtl w:val="0"/>
                    </w:rPr>
                  </w:r>
                </w:p>
              </w:tc>
              <w:tc>
                <w:tcPr>
                  <w:vMerge w:val="restart"/>
                </w:tcPr>
                <w:p w:rsidR="00000000" w:rsidDel="00000000" w:rsidP="00000000" w:rsidRDefault="00000000" w:rsidRPr="00000000" w14:paraId="000000F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Supervisión </w:t>
                  </w:r>
                </w:p>
              </w:tc>
              <w:tc>
                <w:tcPr/>
                <w:p w:rsidR="00000000" w:rsidDel="00000000" w:rsidP="00000000" w:rsidRDefault="00000000" w:rsidRPr="00000000" w14:paraId="000000F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Directa</w:t>
                  </w:r>
                </w:p>
              </w:tc>
              <w:tc>
                <w:tcPr/>
                <w:p w:rsidR="00000000" w:rsidDel="00000000" w:rsidP="00000000" w:rsidRDefault="00000000" w:rsidRPr="00000000" w14:paraId="000000F5">
                  <w:pPr>
                    <w:spacing w:after="120" w:line="276" w:lineRule="auto"/>
                    <w:rPr>
                      <w:rFonts w:ascii="Arial" w:cs="Arial" w:eastAsia="Arial" w:hAnsi="Arial"/>
                      <w:sz w:val="20"/>
                      <w:szCs w:val="20"/>
                    </w:rPr>
                  </w:pPr>
                  <w:r w:rsidDel="00000000" w:rsidR="00000000" w:rsidRPr="00000000">
                    <w:rPr>
                      <w:rtl w:val="0"/>
                    </w:rPr>
                  </w:r>
                </w:p>
              </w:tc>
            </w:tr>
            <w:tr>
              <w:trPr>
                <w:cantSplit w:val="0"/>
                <w:trHeight w:val="80" w:hRule="atLeast"/>
                <w:tblHeader w:val="0"/>
              </w:trPr>
              <w:tc>
                <w:tcPr>
                  <w:vMerge w:val="continue"/>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F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Indirecta </w:t>
                  </w:r>
                </w:p>
              </w:tc>
              <w:tc>
                <w:tcPr/>
                <w:p w:rsidR="00000000" w:rsidDel="00000000" w:rsidP="00000000" w:rsidRDefault="00000000" w:rsidRPr="00000000" w14:paraId="000000FC">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Otro</w:t>
                  </w:r>
                </w:p>
              </w:tc>
              <w:tc>
                <w:tcPr/>
                <w:p w:rsidR="00000000" w:rsidDel="00000000" w:rsidP="00000000" w:rsidRDefault="00000000" w:rsidRPr="00000000" w14:paraId="000000FE">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F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Páginas web, internet (navegadores).</w:t>
                  </w:r>
                </w:p>
              </w:tc>
              <w:tc>
                <w:tcPr/>
                <w:p w:rsidR="00000000" w:rsidDel="00000000" w:rsidP="00000000" w:rsidRDefault="00000000" w:rsidRPr="00000000" w14:paraId="00000100">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Personal a cargo</w:t>
                  </w:r>
                </w:p>
              </w:tc>
              <w:tc>
                <w:tcPr/>
                <w:p w:rsidR="00000000" w:rsidDel="00000000" w:rsidP="00000000" w:rsidRDefault="00000000" w:rsidRPr="00000000" w14:paraId="00000102">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3">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04">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Especifique </w:t>
                  </w:r>
                </w:p>
              </w:tc>
              <w:tc>
                <w:tcPr/>
                <w:p w:rsidR="00000000" w:rsidDel="00000000" w:rsidP="00000000" w:rsidRDefault="00000000" w:rsidRPr="00000000" w14:paraId="00000105">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Otro: ¿Cuál?</w:t>
                  </w:r>
                </w:p>
              </w:tc>
              <w:tc>
                <w:tcPr/>
                <w:p w:rsidR="00000000" w:rsidDel="00000000" w:rsidP="00000000" w:rsidRDefault="00000000" w:rsidRPr="00000000" w14:paraId="00000107">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Confidencialidad </w:t>
                  </w:r>
                </w:p>
              </w:tc>
              <w:tc>
                <w:tcPr/>
                <w:p w:rsidR="00000000" w:rsidDel="00000000" w:rsidP="00000000" w:rsidRDefault="00000000" w:rsidRPr="00000000" w14:paraId="00000109">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A">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0B">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C">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D">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E">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0F">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0">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1">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12">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IV. POSIBLES EMPLEADOS CANDIDATOS AL CARGO</w:t>
            </w:r>
          </w:p>
          <w:tbl>
            <w:tblPr>
              <w:tblStyle w:val="Table14"/>
              <w:tblW w:w="97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0"/>
              <w:gridCol w:w="3240"/>
              <w:gridCol w:w="3242"/>
              <w:tblGridChange w:id="0">
                <w:tblGrid>
                  <w:gridCol w:w="3240"/>
                  <w:gridCol w:w="3240"/>
                  <w:gridCol w:w="3242"/>
                </w:tblGrid>
              </w:tblGridChange>
            </w:tblGrid>
            <w:tr>
              <w:trPr>
                <w:cantSplit w:val="0"/>
                <w:tblHeader w:val="0"/>
              </w:trPr>
              <w:tc>
                <w:tcPr/>
                <w:p w:rsidR="00000000" w:rsidDel="00000000" w:rsidP="00000000" w:rsidRDefault="00000000" w:rsidRPr="00000000" w14:paraId="00000114">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11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11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r>
            <w:tr>
              <w:trPr>
                <w:cantSplit w:val="0"/>
                <w:tblHeader w:val="0"/>
              </w:trPr>
              <w:tc>
                <w:tcPr/>
                <w:p w:rsidR="00000000" w:rsidDel="00000000" w:rsidP="00000000" w:rsidRDefault="00000000" w:rsidRPr="00000000" w14:paraId="00000117">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8">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9">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1A">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B">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C">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1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 INFORMACIÓN DEL ÁREA SOLICITANTE</w:t>
            </w:r>
          </w:p>
          <w:tbl>
            <w:tblPr>
              <w:tblStyle w:val="Table15"/>
              <w:tblW w:w="97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0"/>
              <w:gridCol w:w="3240"/>
              <w:gridCol w:w="3242"/>
              <w:tblGridChange w:id="0">
                <w:tblGrid>
                  <w:gridCol w:w="3240"/>
                  <w:gridCol w:w="3240"/>
                  <w:gridCol w:w="3242"/>
                </w:tblGrid>
              </w:tblGridChange>
            </w:tblGrid>
            <w:tr>
              <w:trPr>
                <w:cantSplit w:val="0"/>
                <w:tblHeader w:val="0"/>
              </w:trPr>
              <w:tc>
                <w:tcPr/>
                <w:p w:rsidR="00000000" w:rsidDel="00000000" w:rsidP="00000000" w:rsidRDefault="00000000" w:rsidRPr="00000000" w14:paraId="0000011F">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 jefe inmediato (solicitante)</w:t>
                  </w:r>
                </w:p>
              </w:tc>
              <w:tc>
                <w:tcPr/>
                <w:p w:rsidR="00000000" w:rsidDel="00000000" w:rsidP="00000000" w:rsidRDefault="00000000" w:rsidRPr="00000000" w14:paraId="0000012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12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r>
            <w:tr>
              <w:trPr>
                <w:cantSplit w:val="0"/>
                <w:tblHeader w:val="0"/>
              </w:trPr>
              <w:tc>
                <w:tcPr/>
                <w:p w:rsidR="00000000" w:rsidDel="00000000" w:rsidP="00000000" w:rsidRDefault="00000000" w:rsidRPr="00000000" w14:paraId="00000122">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23">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24">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2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bl>
            <w:tblPr>
              <w:tblStyle w:val="Table16"/>
              <w:tblW w:w="5670.0" w:type="dxa"/>
              <w:jc w:val="left"/>
              <w:tblInd w:w="5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3"/>
              <w:gridCol w:w="2977"/>
              <w:tblGridChange w:id="0">
                <w:tblGrid>
                  <w:gridCol w:w="2693"/>
                  <w:gridCol w:w="2977"/>
                </w:tblGrid>
              </w:tblGridChange>
            </w:tblGrid>
            <w:tr>
              <w:trPr>
                <w:cantSplit w:val="0"/>
                <w:tblHeader w:val="0"/>
              </w:trPr>
              <w:tc>
                <w:tcPr>
                  <w:tcBorders>
                    <w:right w:color="000000" w:space="0" w:sz="4" w:val="single"/>
                  </w:tcBorders>
                </w:tcPr>
                <w:p w:rsidR="00000000" w:rsidDel="00000000" w:rsidP="00000000" w:rsidRDefault="00000000" w:rsidRPr="00000000" w14:paraId="0000012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 quien autoriza</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28">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tcBorders>
                    <w:right w:color="000000" w:space="0" w:sz="4" w:val="single"/>
                  </w:tcBorders>
                </w:tcPr>
                <w:p w:rsidR="00000000" w:rsidDel="00000000" w:rsidP="00000000" w:rsidRDefault="00000000" w:rsidRPr="00000000" w14:paraId="00000129">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12A">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2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Firma </w:t>
            </w:r>
          </w:p>
          <w:p w:rsidR="00000000" w:rsidDel="00000000" w:rsidP="00000000" w:rsidRDefault="00000000" w:rsidRPr="00000000" w14:paraId="0000012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ESPACIO USO EXCLUSIVO PARA EL ÁREA DE TALENTO HUMANO</w:t>
            </w:r>
          </w:p>
          <w:p w:rsidR="00000000" w:rsidDel="00000000" w:rsidP="00000000" w:rsidRDefault="00000000" w:rsidRPr="00000000" w14:paraId="0000012F">
            <w:pPr>
              <w:spacing w:after="120" w:line="276" w:lineRule="auto"/>
              <w:jc w:val="center"/>
              <w:rPr>
                <w:rFonts w:ascii="Arial" w:cs="Arial" w:eastAsia="Arial" w:hAnsi="Arial"/>
                <w:sz w:val="20"/>
                <w:szCs w:val="20"/>
              </w:rPr>
            </w:pPr>
            <w:r w:rsidDel="00000000" w:rsidR="00000000" w:rsidRPr="00000000">
              <w:rPr>
                <w:rtl w:val="0"/>
              </w:rPr>
            </w:r>
          </w:p>
          <w:tbl>
            <w:tblPr>
              <w:tblStyle w:val="Table17"/>
              <w:tblW w:w="97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4"/>
              <w:gridCol w:w="4828"/>
              <w:tblGridChange w:id="0">
                <w:tblGrid>
                  <w:gridCol w:w="4894"/>
                  <w:gridCol w:w="4828"/>
                </w:tblGrid>
              </w:tblGridChange>
            </w:tblGrid>
            <w:tr>
              <w:trPr>
                <w:cantSplit w:val="0"/>
                <w:tblHeader w:val="0"/>
              </w:trPr>
              <w:tc>
                <w:tcPr/>
                <w:p w:rsidR="00000000" w:rsidDel="00000000" w:rsidP="00000000" w:rsidRDefault="00000000" w:rsidRPr="00000000" w14:paraId="0000013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Candidato Seleccionado</w:t>
                  </w:r>
                </w:p>
              </w:tc>
              <w:tc>
                <w:tcPr/>
                <w:p w:rsidR="00000000" w:rsidDel="00000000" w:rsidP="00000000" w:rsidRDefault="00000000" w:rsidRPr="00000000" w14:paraId="0000013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Salario de Ingreso</w:t>
                  </w:r>
                </w:p>
              </w:tc>
            </w:tr>
            <w:tr>
              <w:trPr>
                <w:cantSplit w:val="0"/>
                <w:tblHeader w:val="0"/>
              </w:trPr>
              <w:tc>
                <w:tcPr/>
                <w:p w:rsidR="00000000" w:rsidDel="00000000" w:rsidP="00000000" w:rsidRDefault="00000000" w:rsidRPr="00000000" w14:paraId="00000132">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33">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34">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bl>
            <w:tblPr>
              <w:tblStyle w:val="Table18"/>
              <w:tblW w:w="725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7"/>
              <w:gridCol w:w="519"/>
              <w:gridCol w:w="564"/>
              <w:gridCol w:w="519"/>
              <w:gridCol w:w="1019"/>
              <w:gridCol w:w="1425"/>
              <w:gridCol w:w="519"/>
              <w:gridCol w:w="564"/>
              <w:gridCol w:w="519"/>
              <w:tblGridChange w:id="0">
                <w:tblGrid>
                  <w:gridCol w:w="1607"/>
                  <w:gridCol w:w="519"/>
                  <w:gridCol w:w="564"/>
                  <w:gridCol w:w="519"/>
                  <w:gridCol w:w="1019"/>
                  <w:gridCol w:w="1425"/>
                  <w:gridCol w:w="519"/>
                  <w:gridCol w:w="564"/>
                  <w:gridCol w:w="519"/>
                </w:tblGrid>
              </w:tblGridChange>
            </w:tblGrid>
            <w:tr>
              <w:trPr>
                <w:cantSplit w:val="0"/>
                <w:tblHeader w:val="0"/>
              </w:trPr>
              <w:tc>
                <w:tcPr/>
                <w:p w:rsidR="00000000" w:rsidDel="00000000" w:rsidP="00000000" w:rsidRDefault="00000000" w:rsidRPr="00000000" w14:paraId="0000013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cubrimiento de la vacante </w:t>
                  </w:r>
                </w:p>
              </w:tc>
              <w:tc>
                <w:tcPr/>
                <w:p w:rsidR="00000000" w:rsidDel="00000000" w:rsidP="00000000" w:rsidRDefault="00000000" w:rsidRPr="00000000" w14:paraId="0000013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DD</w:t>
                  </w:r>
                </w:p>
              </w:tc>
              <w:tc>
                <w:tcPr/>
                <w:p w:rsidR="00000000" w:rsidDel="00000000" w:rsidP="00000000" w:rsidRDefault="00000000" w:rsidRPr="00000000" w14:paraId="0000013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MM</w:t>
                  </w:r>
                </w:p>
              </w:tc>
              <w:tc>
                <w:tcPr/>
                <w:p w:rsidR="00000000" w:rsidDel="00000000" w:rsidP="00000000" w:rsidRDefault="00000000" w:rsidRPr="00000000" w14:paraId="0000013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AA</w:t>
                  </w:r>
                </w:p>
              </w:tc>
              <w:tc>
                <w:tcPr>
                  <w:tcBorders>
                    <w:top w:color="000000" w:space="0" w:sz="0" w:val="nil"/>
                    <w:bottom w:color="000000" w:space="0" w:sz="0" w:val="nil"/>
                  </w:tcBorders>
                </w:tcPr>
                <w:p w:rsidR="00000000" w:rsidDel="00000000" w:rsidP="00000000" w:rsidRDefault="00000000" w:rsidRPr="00000000" w14:paraId="0000013B">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3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de Ingreso</w:t>
                  </w:r>
                </w:p>
              </w:tc>
              <w:tc>
                <w:tcPr/>
                <w:p w:rsidR="00000000" w:rsidDel="00000000" w:rsidP="00000000" w:rsidRDefault="00000000" w:rsidRPr="00000000" w14:paraId="0000013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DD</w:t>
                  </w:r>
                </w:p>
              </w:tc>
              <w:tc>
                <w:tcPr/>
                <w:p w:rsidR="00000000" w:rsidDel="00000000" w:rsidP="00000000" w:rsidRDefault="00000000" w:rsidRPr="00000000" w14:paraId="0000013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MM</w:t>
                  </w:r>
                </w:p>
              </w:tc>
              <w:tc>
                <w:tcPr/>
                <w:p w:rsidR="00000000" w:rsidDel="00000000" w:rsidP="00000000" w:rsidRDefault="00000000" w:rsidRPr="00000000" w14:paraId="0000013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AA</w:t>
                  </w:r>
                </w:p>
              </w:tc>
            </w:tr>
            <w:tr>
              <w:trPr>
                <w:cantSplit w:val="0"/>
                <w:tblHeader w:val="0"/>
              </w:trPr>
              <w:tc>
                <w:tcPr/>
                <w:p w:rsidR="00000000" w:rsidDel="00000000" w:rsidP="00000000" w:rsidRDefault="00000000" w:rsidRPr="00000000" w14:paraId="00000140">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1">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2">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3">
                  <w:pPr>
                    <w:spacing w:after="120" w:line="276" w:lineRule="auto"/>
                    <w:rPr>
                      <w:rFonts w:ascii="Arial" w:cs="Arial" w:eastAsia="Arial" w:hAnsi="Arial"/>
                      <w:sz w:val="20"/>
                      <w:szCs w:val="20"/>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44">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5">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6">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7">
                  <w:pPr>
                    <w:spacing w:after="120"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48">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49">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OBSERVACIONES.</w:t>
            </w:r>
          </w:p>
          <w:p w:rsidR="00000000" w:rsidDel="00000000" w:rsidP="00000000" w:rsidRDefault="00000000" w:rsidRPr="00000000" w14:paraId="0000014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pBdr>
                <w:top w:color="000000" w:space="1" w:sz="12" w:val="single"/>
                <w:bottom w:color="000000" w:space="1" w:sz="12" w:val="single"/>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D">
            <w:pPr>
              <w:pBdr>
                <w:bottom w:color="000000" w:space="1" w:sz="12" w:val="single"/>
                <w:between w:color="000000" w:space="1" w:sz="12" w:val="single"/>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spacing w:after="120" w:line="276"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F">
            <w:pPr>
              <w:spacing w:after="12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aspectos que se deben tener en cuenta para el correcto diligenciamiento de una requisición, son:</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53">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Recurso de aprendizaje</w:t>
            </w:r>
          </w:p>
          <w:p w:rsidR="00000000" w:rsidDel="00000000" w:rsidP="00000000" w:rsidRDefault="00000000" w:rsidRPr="00000000" w14:paraId="00000154">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DI_CF10_1_DILIGENCIAMIENTO_REQUISICIÓN</w:t>
            </w:r>
          </w:p>
        </w:tc>
      </w:tr>
    </w:tbl>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56">
      <w:pPr>
        <w:numPr>
          <w:ilvl w:val="0"/>
          <w:numId w:val="1"/>
        </w:numPr>
        <w:pBdr>
          <w:top w:space="0" w:sz="0" w:val="nil"/>
          <w:left w:space="0" w:sz="0" w:val="nil"/>
          <w:bottom w:space="0" w:sz="0" w:val="nil"/>
          <w:right w:space="0" w:sz="0" w:val="nil"/>
          <w:between w:space="0" w:sz="0" w:val="nil"/>
        </w:pBdr>
        <w:spacing w:after="120"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Análisis o creación del perfil del cargo</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End w:id="5"/>
      <w:r w:rsidDel="00000000" w:rsidR="00000000" w:rsidRPr="00000000">
        <w:commentReference w:id="5"/>
      </w:r>
      <w:r w:rsidDel="00000000" w:rsidR="00000000" w:rsidRPr="00000000">
        <w:rPr>
          <w:rFonts w:ascii="Arial" w:cs="Arial" w:eastAsia="Arial" w:hAnsi="Arial"/>
          <w:color w:val="000000"/>
          <w:sz w:val="20"/>
          <w:szCs w:val="20"/>
          <w:rtl w:val="0"/>
        </w:rPr>
        <w:t xml:space="preserve">Para enrolar candidatos, según el perfil de competencias y necesidades de la organización, se debe partir de la e</w:t>
      </w:r>
      <w:r w:rsidDel="00000000" w:rsidR="00000000" w:rsidRPr="00000000">
        <w:rPr>
          <w:rFonts w:ascii="Arial" w:cs="Arial" w:eastAsia="Arial" w:hAnsi="Arial"/>
          <w:b w:val="1"/>
          <w:color w:val="000000"/>
          <w:sz w:val="20"/>
          <w:szCs w:val="20"/>
          <w:rtl w:val="0"/>
        </w:rPr>
        <w:t xml:space="preserve">tapa preparatoria</w:t>
      </w:r>
      <w:r w:rsidDel="00000000" w:rsidR="00000000" w:rsidRPr="00000000">
        <w:rPr>
          <w:rFonts w:ascii="Arial" w:cs="Arial" w:eastAsia="Arial" w:hAnsi="Arial"/>
          <w:color w:val="000000"/>
          <w:sz w:val="20"/>
          <w:szCs w:val="20"/>
          <w:rtl w:val="0"/>
        </w:rPr>
        <w:t xml:space="preserve">, en la cual se llevan a cabo cada uno de los pasos que se consideran claves para poder seleccionar a la persona más adecuada para un cargo, y estos son:</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59">
            <w:pPr>
              <w:spacing w:after="120" w:line="276" w:lineRule="auto"/>
              <w:jc w:val="center"/>
              <w:rPr>
                <w:rFonts w:ascii="Arial" w:cs="Arial" w:eastAsia="Arial" w:hAnsi="Arial"/>
                <w:color w:val="000000"/>
                <w:sz w:val="20"/>
                <w:szCs w:val="20"/>
              </w:rPr>
            </w:pPr>
            <w:sdt>
              <w:sdtPr>
                <w:tag w:val="goog_rdk_6"/>
              </w:sdtPr>
              <w:sdtContent>
                <w:commentRangeStart w:id="6"/>
              </w:sdtContent>
            </w:sdt>
            <w:r w:rsidDel="00000000" w:rsidR="00000000" w:rsidRPr="00000000">
              <w:rPr>
                <w:rFonts w:ascii="Arial" w:cs="Arial" w:eastAsia="Arial" w:hAnsi="Arial"/>
                <w:color w:val="000000"/>
                <w:sz w:val="20"/>
                <w:szCs w:val="20"/>
                <w:rtl w:val="0"/>
              </w:rPr>
              <w:t xml:space="preserve">Recurso de aprendizaje</w:t>
            </w:r>
          </w:p>
          <w:p w:rsidR="00000000" w:rsidDel="00000000" w:rsidP="00000000" w:rsidRDefault="00000000" w:rsidRPr="00000000" w14:paraId="0000015A">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DI_CF10_2_AnálisisCreaciónPerfil</w:t>
            </w:r>
            <w:commentRangeEnd w:id="6"/>
            <w:r w:rsidDel="00000000" w:rsidR="00000000" w:rsidRPr="00000000">
              <w:commentReference w:id="6"/>
            </w:r>
            <w:r w:rsidDel="00000000" w:rsidR="00000000" w:rsidRPr="00000000">
              <w:rPr>
                <w:rtl w:val="0"/>
              </w:rPr>
            </w:r>
          </w:p>
        </w:tc>
      </w:tr>
      <w:tr>
        <w:trPr>
          <w:cantSplit w:val="0"/>
          <w:tblHeader w:val="0"/>
        </w:trPr>
        <w:tc>
          <w:tcPr>
            <w:shd w:fill="e36c09" w:val="clear"/>
          </w:tcPr>
          <w:p w:rsidR="00000000" w:rsidDel="00000000" w:rsidP="00000000" w:rsidRDefault="00000000" w:rsidRPr="00000000" w14:paraId="0000015B">
            <w:pPr>
              <w:spacing w:after="120"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Determinar el perfil de búsqueda es uno de los temas previos a considerar antes de planear el proceso de selección, de igual modo es necesario describir el cargo y asignar las competencias. En algunos casos estos documentos no están actualizados o no existen, en esel caso, el primer paso es hacer la revisión de estos y así tener claridad de la información que se requiere, para ello, se propone generar una lista de chequeo y hacer de manera mucho más efectiva el análisis de las hojas de vida.</w:t>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31518</wp:posOffset>
            </wp:positionV>
            <wp:extent cx="1619250" cy="1187682"/>
            <wp:effectExtent b="0" l="0" r="0" t="0"/>
            <wp:wrapSquare wrapText="bothSides" distB="0" distT="0" distL="114300" distR="114300"/>
            <wp:docPr descr="Experto, Profesional, Empresario, Recluta, Contratar" id="313" name="image28.jpg"/>
            <a:graphic>
              <a:graphicData uri="http://schemas.openxmlformats.org/drawingml/2006/picture">
                <pic:pic>
                  <pic:nvPicPr>
                    <pic:cNvPr descr="Experto, Profesional, Empresario, Recluta, Contratar" id="0" name="image28.jpg"/>
                    <pic:cNvPicPr preferRelativeResize="0"/>
                  </pic:nvPicPr>
                  <pic:blipFill>
                    <a:blip r:embed="rId10"/>
                    <a:srcRect b="0" l="0" r="0" t="0"/>
                    <a:stretch>
                      <a:fillRect/>
                    </a:stretch>
                  </pic:blipFill>
                  <pic:spPr>
                    <a:xfrm>
                      <a:off x="0" y="0"/>
                      <a:ext cx="1619250" cy="1187682"/>
                    </a:xfrm>
                    <a:prstGeom prst="rect"/>
                    <a:ln/>
                  </pic:spPr>
                </pic:pic>
              </a:graphicData>
            </a:graphic>
          </wp:anchor>
        </w:drawing>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partir del análisis o diseño de los perfiles y de acuerdo con la situación actual de la organización, se hace la </w:t>
      </w:r>
      <w:r w:rsidDel="00000000" w:rsidR="00000000" w:rsidRPr="00000000">
        <w:rPr>
          <w:rFonts w:ascii="Arial" w:cs="Arial" w:eastAsia="Arial" w:hAnsi="Arial"/>
          <w:b w:val="1"/>
          <w:color w:val="000000"/>
          <w:sz w:val="20"/>
          <w:szCs w:val="20"/>
          <w:rtl w:val="0"/>
        </w:rPr>
        <w:t xml:space="preserve">Solicitud de personal</w:t>
      </w:r>
      <w:r w:rsidDel="00000000" w:rsidR="00000000" w:rsidRPr="00000000">
        <w:rPr>
          <w:rFonts w:ascii="Arial" w:cs="Arial" w:eastAsia="Arial" w:hAnsi="Arial"/>
          <w:color w:val="000000"/>
          <w:sz w:val="20"/>
          <w:szCs w:val="20"/>
          <w:rtl w:val="0"/>
        </w:rPr>
        <w:t xml:space="preserve"> o </w:t>
      </w:r>
      <w:r w:rsidDel="00000000" w:rsidR="00000000" w:rsidRPr="00000000">
        <w:rPr>
          <w:rFonts w:ascii="Arial" w:cs="Arial" w:eastAsia="Arial" w:hAnsi="Arial"/>
          <w:b w:val="1"/>
          <w:color w:val="000000"/>
          <w:sz w:val="20"/>
          <w:szCs w:val="20"/>
          <w:rtl w:val="0"/>
        </w:rPr>
        <w:t xml:space="preserve">Requisición de personal</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Ante todo, es fundamental tener la claridad de la información que se consigna en la descripción del cargo o descripción del puesto, en este documento se consigna todo lo concerniente al contenido y las condiciones del puesto de trabajo. Conozca los elementos más importantes que debe tener en cuenta al momento de hacer la requisición de personal:  </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63">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Recurso de aprendizaje</w:t>
            </w:r>
          </w:p>
          <w:p w:rsidR="00000000" w:rsidDel="00000000" w:rsidP="00000000" w:rsidRDefault="00000000" w:rsidRPr="00000000" w14:paraId="00000164">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DI_CF10_2_</w:t>
            </w:r>
            <w:sdt>
              <w:sdtPr>
                <w:tag w:val="goog_rdk_7"/>
              </w:sdtPr>
              <w:sdtContent>
                <w:commentRangeStart w:id="7"/>
              </w:sdtContent>
            </w:sdt>
            <w:r w:rsidDel="00000000" w:rsidR="00000000" w:rsidRPr="00000000">
              <w:rPr>
                <w:rFonts w:ascii="Arial" w:cs="Arial" w:eastAsia="Arial" w:hAnsi="Arial"/>
                <w:color w:val="000000"/>
                <w:sz w:val="20"/>
                <w:szCs w:val="20"/>
                <w:rtl w:val="0"/>
              </w:rPr>
              <w:t xml:space="preserve">InformaciónRequerida</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Adicional a lo anterior, el perfil se construye a partir de la descripción del cargo, donde se especifican las características particulares, que permiten realizar la descripción de la persona que puede ocupar el cargo, detallado en la descripción del puesto.</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la revisión de este perfil, se debe tener en cuenta que contenga los siguientes aspectos esenciales: </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69">
            <w:pPr>
              <w:spacing w:after="120" w:line="276" w:lineRule="auto"/>
              <w:jc w:val="center"/>
              <w:rPr>
                <w:rFonts w:ascii="Arial" w:cs="Arial" w:eastAsia="Arial" w:hAnsi="Arial"/>
                <w:color w:val="000000"/>
                <w:sz w:val="20"/>
                <w:szCs w:val="20"/>
              </w:rPr>
            </w:pPr>
            <w:sdt>
              <w:sdtPr>
                <w:tag w:val="goog_rdk_8"/>
              </w:sdtPr>
              <w:sdtContent>
                <w:commentRangeStart w:id="8"/>
              </w:sdtContent>
            </w:sdt>
            <w:r w:rsidDel="00000000" w:rsidR="00000000" w:rsidRPr="00000000">
              <w:rPr>
                <w:rFonts w:ascii="Arial" w:cs="Arial" w:eastAsia="Arial" w:hAnsi="Arial"/>
                <w:color w:val="000000"/>
                <w:sz w:val="20"/>
                <w:szCs w:val="20"/>
                <w:rtl w:val="0"/>
              </w:rPr>
              <w:t xml:space="preserve">R</w:t>
            </w:r>
            <w:commentRangeEnd w:id="8"/>
            <w:r w:rsidDel="00000000" w:rsidR="00000000" w:rsidRPr="00000000">
              <w:commentReference w:id="8"/>
            </w:r>
            <w:r w:rsidDel="00000000" w:rsidR="00000000" w:rsidRPr="00000000">
              <w:rPr>
                <w:rFonts w:ascii="Arial" w:cs="Arial" w:eastAsia="Arial" w:hAnsi="Arial"/>
                <w:color w:val="000000"/>
                <w:sz w:val="20"/>
                <w:szCs w:val="20"/>
                <w:rtl w:val="0"/>
              </w:rPr>
              <w:t xml:space="preserve">ecurso de aprendizaje</w:t>
            </w:r>
          </w:p>
          <w:p w:rsidR="00000000" w:rsidDel="00000000" w:rsidP="00000000" w:rsidRDefault="00000000" w:rsidRPr="00000000" w14:paraId="0000016A">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DI_CF10_2_AspectosEsenciales</w:t>
            </w:r>
          </w:p>
        </w:tc>
      </w:tr>
    </w:tbl>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Partiendo de estos aspectos, se podrá tener claridad de los requisitos que necesita evidenciar el candidato, para hacer el ejercicio de comparar el perfil de búsqueda con el perfil que posee el candidato</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Por otro lado, usualmente se definen requisitos excluyentes y no excluyentes, así como las competencias requeridas para la posición</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9"/>
        </w:sdtPr>
        <w:sdtContent>
          <w:commentRangeStart w:id="9"/>
        </w:sdtContent>
      </w:sdt>
      <w:r w:rsidDel="00000000" w:rsidR="00000000" w:rsidRPr="00000000">
        <w:rPr>
          <w:rFonts w:ascii="Arial" w:cs="Arial" w:eastAsia="Arial" w:hAnsi="Arial"/>
          <w:color w:val="000000"/>
          <w:sz w:val="20"/>
          <w:szCs w:val="20"/>
          <w:rtl w:val="0"/>
        </w:rPr>
        <w:t xml:space="preserve">Cuando se habla de elementos excluyentes, se refiere a los requisitos mínimos (imprescindibles), que debe poseer un postulante en relación con el perfil de búsqueda requerido por la empresa, es decir, son aquellos que es necesario que el candidato tenga para poder ser tenido en cuenta dentro del proceso y cuando se habla de elementos no excluyentes son aquellos que son deseables, pero, si el candidato no los posee, puede poner en peligro la continuación en el proceso.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Llegados a este punto, se puede decir que la descripción del cargo y el perfil no son lo mismo y es siempre necesario antes de iniciar un proceso de reclutamiento, verificar si es necesario hacer ajustes al perfil de acuerdo con la solicitud hecha por el cliente interno, por lo que es de relevancia hacer el análisis de la solicitud o requisición que hace el área solicitante</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16F">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mismo tiempo se debe contemplar la tendencia actual en relación con el tema en cuestión, como es la capacidad de las personas para realizar diferentes tareas similares dentro de un mismo entorno; el perfil del cargo no debe ser ajeno y debe permitir la suficiente flexibilidad para que se vayan haciendo los ajustes que se requieren de acuerdo con los cambios a nivel mundial, por lo que se debe propiciar además el enriquecimiento del desempeño, ya sea horizontal o vertical.</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inicio del reclutamiento se hace a partir de la claridad en el perfil de la búsqueda</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La estructura del cargo tiene que ver con el sistema de trabajo de la empresa; siendo así, es definitivo identificar los flujos o procesos de trabajo, debido a que son estos los que dan lugar a los distintos puestos dentro de la estructura de cargo, derivando de esta forma, los perfiles de cargo, tal como se presenta a continuación:</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276" w:lineRule="auto"/>
        <w:ind w:left="1800" w:firstLine="72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Figura 2</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276" w:lineRule="auto"/>
        <w:ind w:left="1800" w:firstLine="72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Representación gráfica del perfil del cargo </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c0504d"/>
          <w:sz w:val="20"/>
          <w:szCs w:val="20"/>
        </w:rPr>
      </w:pPr>
      <w:r w:rsidDel="00000000" w:rsidR="00000000" w:rsidRPr="00000000">
        <w:rPr>
          <w:rtl w:val="0"/>
        </w:rPr>
      </w:r>
    </w:p>
    <w:p w:rsidR="00000000" w:rsidDel="00000000" w:rsidP="00000000" w:rsidRDefault="00000000" w:rsidRPr="00000000" w14:paraId="00000175">
      <w:pPr>
        <w:keepNext w:val="1"/>
        <w:pBdr>
          <w:top w:space="0" w:sz="0" w:val="nil"/>
          <w:left w:space="0" w:sz="0" w:val="nil"/>
          <w:bottom w:space="0" w:sz="0" w:val="nil"/>
          <w:right w:space="0" w:sz="0" w:val="nil"/>
          <w:between w:space="0" w:sz="0" w:val="nil"/>
        </w:pBdr>
        <w:spacing w:after="120" w:line="276" w:lineRule="auto"/>
        <w:ind w:left="-360" w:firstLine="0"/>
        <w:jc w:val="center"/>
        <w:rPr>
          <w:rFonts w:ascii="Arial" w:cs="Arial" w:eastAsia="Arial" w:hAnsi="Arial"/>
          <w:color w:val="000000"/>
          <w:sz w:val="20"/>
          <w:szCs w:val="20"/>
        </w:rPr>
      </w:pPr>
      <w:sdt>
        <w:sdtPr>
          <w:tag w:val="goog_rdk_10"/>
        </w:sdtPr>
        <w:sdtContent>
          <w:commentRangeStart w:id="10"/>
        </w:sdtContent>
      </w:sdt>
      <w:r w:rsidDel="00000000" w:rsidR="00000000" w:rsidRPr="00000000">
        <w:rPr>
          <w:rFonts w:ascii="Arial" w:cs="Arial" w:eastAsia="Arial" w:hAnsi="Arial"/>
          <w:b w:val="1"/>
          <w:color w:val="4f81bd"/>
          <w:sz w:val="20"/>
          <w:szCs w:val="20"/>
        </w:rPr>
        <w:drawing>
          <wp:inline distB="0" distT="0" distL="0" distR="0">
            <wp:extent cx="3053845" cy="1861589"/>
            <wp:effectExtent b="0" l="0" r="0" t="0"/>
            <wp:docPr descr="Diagrama&#10;&#10;Descripción generada automáticamente" id="308" name="image26.png"/>
            <a:graphic>
              <a:graphicData uri="http://schemas.openxmlformats.org/drawingml/2006/picture">
                <pic:pic>
                  <pic:nvPicPr>
                    <pic:cNvPr descr="Diagrama&#10;&#10;Descripción generada automáticamente" id="0" name="image26.png"/>
                    <pic:cNvPicPr preferRelativeResize="0"/>
                  </pic:nvPicPr>
                  <pic:blipFill>
                    <a:blip r:embed="rId11"/>
                    <a:srcRect b="0" l="0" r="0" t="0"/>
                    <a:stretch>
                      <a:fillRect/>
                    </a:stretch>
                  </pic:blipFill>
                  <pic:spPr>
                    <a:xfrm>
                      <a:off x="0" y="0"/>
                      <a:ext cx="3053845" cy="1861589"/>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76">
      <w:pPr>
        <w:keepNext w:val="1"/>
        <w:pBdr>
          <w:top w:space="0" w:sz="0" w:val="nil"/>
          <w:left w:space="0" w:sz="0" w:val="nil"/>
          <w:bottom w:space="0" w:sz="0" w:val="nil"/>
          <w:right w:space="0" w:sz="0" w:val="nil"/>
          <w:between w:space="0" w:sz="0" w:val="nil"/>
        </w:pBdr>
        <w:spacing w:after="120" w:line="276" w:lineRule="auto"/>
        <w:ind w:left="2880" w:firstLine="0"/>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Nota. Tomado de Cuesta A. (2016)</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concluir, es necesario que luego de hacer la revisión del perfil del cargo, junto con el documento de requisición, se determinen los elementos excluyentes y no excluyentes, insumo importante para el momento en que se lleve a cabo la convocatoria.</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7A">
      <w:pPr>
        <w:numPr>
          <w:ilvl w:val="0"/>
          <w:numId w:val="1"/>
        </w:numPr>
        <w:pBdr>
          <w:top w:space="0" w:sz="0" w:val="nil"/>
          <w:left w:space="0" w:sz="0" w:val="nil"/>
          <w:bottom w:space="0" w:sz="0" w:val="nil"/>
          <w:right w:space="0" w:sz="0" w:val="nil"/>
          <w:between w:space="0" w:sz="0" w:val="nil"/>
        </w:pBdr>
        <w:spacing w:after="120"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Convocatoria</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vez sea aprobada la requisición de personal y hacer el análisis del perfil del cargo, el siguiente paso a ejecutar es el reclutamiento de los candidatos que participaran en el proceso de selección. A través de este proceso se llevarán a cabo una serie de pasos orientados a atraer los candidatos que, de acuerdo con el perfil de búsqueda, se consideren los más calificados para ocupar el cargo dentro de la organización.</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proceso de reclutamiento despliega la información a nivel interno y/o externo, que permite a la empresa, dar a conocer su necesidad u oportunidad de empleo, en el mercado laboral. Este procedimiento recibe el nombre de convocatoria, la cual, debe atraer los suficientes candidatos para analizar sus hojas de vida y suministrar los más opcionados al cliente, para cumplir con el perfil buscado, que lleve al éxito la contratación.</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tener en cuenta:</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c2d69b" w:val="clea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11"/>
              </w:sdtPr>
              <w:sdtContent>
                <w:commentRangeStart w:id="11"/>
              </w:sdtContent>
            </w:sdt>
            <w:r w:rsidDel="00000000" w:rsidR="00000000" w:rsidRPr="00000000">
              <w:rPr>
                <w:rFonts w:ascii="Arial" w:cs="Arial" w:eastAsia="Arial" w:hAnsi="Arial"/>
                <w:color w:val="000000"/>
                <w:sz w:val="20"/>
                <w:szCs w:val="20"/>
                <w:rtl w:val="0"/>
              </w:rPr>
              <w:t xml:space="preserve">La</w:t>
            </w:r>
            <w:commentRangeEnd w:id="11"/>
            <w:r w:rsidDel="00000000" w:rsidR="00000000" w:rsidRPr="00000000">
              <w:commentReference w:id="11"/>
            </w:r>
            <w:r w:rsidDel="00000000" w:rsidR="00000000" w:rsidRPr="00000000">
              <w:rPr>
                <w:rFonts w:ascii="Arial" w:cs="Arial" w:eastAsia="Arial" w:hAnsi="Arial"/>
                <w:color w:val="000000"/>
                <w:sz w:val="20"/>
                <w:szCs w:val="20"/>
                <w:rtl w:val="0"/>
              </w:rPr>
              <w:t xml:space="preserve"> redacción de la convocatoria debe contener varios aspectos que hacen parte del perfil de búsqueda, para ello deben especificarse de manera clara los requisitos excluyentes y los no excluyentes. </w:t>
            </w:r>
          </w:p>
        </w:tc>
      </w:tr>
    </w:tbl>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anuncio requiere ser redactado con mucho cuidado y atención en la información que ofrece, siendo un elemento esencial de atracción de los candidatos idóneos de acuerdo con la necesidad de la organización, por lo que debe ser:</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3">
      <w:pPr>
        <w:numPr>
          <w:ilvl w:val="0"/>
          <w:numId w:val="7"/>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Clara.</w:t>
      </w:r>
    </w:p>
    <w:p w:rsidR="00000000" w:rsidDel="00000000" w:rsidP="00000000" w:rsidRDefault="00000000" w:rsidRPr="00000000" w14:paraId="00000184">
      <w:pPr>
        <w:numPr>
          <w:ilvl w:val="0"/>
          <w:numId w:val="7"/>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Específica.</w:t>
      </w:r>
    </w:p>
    <w:p w:rsidR="00000000" w:rsidDel="00000000" w:rsidP="00000000" w:rsidRDefault="00000000" w:rsidRPr="00000000" w14:paraId="00000185">
      <w:pPr>
        <w:numPr>
          <w:ilvl w:val="0"/>
          <w:numId w:val="7"/>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Escrupulosa en su presentación y contenido.</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Porque a través de él, la organización se presenta al mercado laboral, por lo que un buen anuncio posibilita la oportunidad de recibir un buen número de candidatos que cumplan con el perfil de búsqueda.</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Marta Alles (2006), sugiere </w:t>
      </w:r>
      <w:r w:rsidDel="00000000" w:rsidR="00000000" w:rsidRPr="00000000">
        <w:rPr>
          <w:rFonts w:ascii="Arial" w:cs="Arial" w:eastAsia="Arial" w:hAnsi="Arial"/>
          <w:color w:val="000000"/>
          <w:sz w:val="20"/>
          <w:szCs w:val="20"/>
          <w:rtl w:val="0"/>
        </w:rPr>
        <w:t xml:space="preserve">los siguientes componentes como indispensables para un anuncio:</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B">
      <w:pPr>
        <w:numPr>
          <w:ilvl w:val="0"/>
          <w:numId w:val="5"/>
        </w:numPr>
        <w:pBdr>
          <w:top w:space="0" w:sz="0" w:val="nil"/>
          <w:left w:space="0" w:sz="0" w:val="nil"/>
          <w:bottom w:space="0" w:sz="0" w:val="nil"/>
          <w:right w:space="0" w:sz="0" w:val="nil"/>
          <w:between w:space="0" w:sz="0" w:val="nil"/>
        </w:pBdr>
        <w:spacing w:after="120" w:line="276" w:lineRule="auto"/>
        <w:ind w:left="1080" w:hanging="360"/>
        <w:jc w:val="both"/>
        <w:rPr>
          <w:rFonts w:ascii="Arial" w:cs="Arial" w:eastAsia="Arial" w:hAnsi="Arial"/>
          <w:color w:val="000000"/>
          <w:sz w:val="20"/>
          <w:szCs w:val="20"/>
        </w:rPr>
      </w:pPr>
      <w:sdt>
        <w:sdtPr>
          <w:tag w:val="goog_rdk_12"/>
        </w:sdtPr>
        <w:sdtContent>
          <w:commentRangeStart w:id="12"/>
        </w:sdtContent>
      </w:sdt>
      <w:r w:rsidDel="00000000" w:rsidR="00000000" w:rsidRPr="00000000">
        <w:rPr>
          <w:rFonts w:ascii="Arial" w:cs="Arial" w:eastAsia="Arial" w:hAnsi="Arial"/>
          <w:b w:val="1"/>
          <w:color w:val="000000"/>
          <w:sz w:val="20"/>
          <w:szCs w:val="20"/>
          <w:rtl w:val="0"/>
        </w:rPr>
        <w:t xml:space="preserve">Definir la empresa</w:t>
      </w:r>
      <w:r w:rsidDel="00000000" w:rsidR="00000000" w:rsidRPr="00000000">
        <w:rPr>
          <w:rFonts w:ascii="Arial" w:cs="Arial" w:eastAsia="Arial" w:hAnsi="Arial"/>
          <w:color w:val="000000"/>
          <w:sz w:val="20"/>
          <w:szCs w:val="20"/>
          <w:rtl w:val="0"/>
        </w:rPr>
        <w:t xml:space="preserve">: si no está dispuesto a publicar el nombre, es aconsejable recurrir a un consultor externo. Recuerde que muchos buenos candidatos que estén empleados no responderán, sino que saben quién lo hacen. Es cierto que cuando el anuncio lo publica una consultora por lo general no se consigna el nombre de la empresa, pero el postulante en ese caso conoce el nombre del consultor y es a él a quién le escribe.</w:t>
      </w:r>
    </w:p>
    <w:p w:rsidR="00000000" w:rsidDel="00000000" w:rsidP="00000000" w:rsidRDefault="00000000" w:rsidRPr="00000000" w14:paraId="0000018C">
      <w:pPr>
        <w:numPr>
          <w:ilvl w:val="0"/>
          <w:numId w:val="5"/>
        </w:numPr>
        <w:pBdr>
          <w:top w:space="0" w:sz="0" w:val="nil"/>
          <w:left w:space="0" w:sz="0" w:val="nil"/>
          <w:bottom w:space="0" w:sz="0" w:val="nil"/>
          <w:right w:space="0" w:sz="0" w:val="nil"/>
          <w:between w:space="0" w:sz="0" w:val="nil"/>
        </w:pBdr>
        <w:spacing w:after="120"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Describir la posición</w:t>
      </w:r>
      <w:r w:rsidDel="00000000" w:rsidR="00000000" w:rsidRPr="00000000">
        <w:rPr>
          <w:rFonts w:ascii="Arial" w:cs="Arial" w:eastAsia="Arial" w:hAnsi="Arial"/>
          <w:color w:val="000000"/>
          <w:sz w:val="20"/>
          <w:szCs w:val="20"/>
          <w:rtl w:val="0"/>
        </w:rPr>
        <w:t xml:space="preserve">: contenido, responsabilidades, lugar de trabajo cuando se trata de un sitio alejado, etc.</w:t>
      </w:r>
    </w:p>
    <w:p w:rsidR="00000000" w:rsidDel="00000000" w:rsidP="00000000" w:rsidRDefault="00000000" w:rsidRPr="00000000" w14:paraId="0000018D">
      <w:pPr>
        <w:numPr>
          <w:ilvl w:val="0"/>
          <w:numId w:val="5"/>
        </w:numPr>
        <w:pBdr>
          <w:top w:space="0" w:sz="0" w:val="nil"/>
          <w:left w:space="0" w:sz="0" w:val="nil"/>
          <w:bottom w:space="0" w:sz="0" w:val="nil"/>
          <w:right w:space="0" w:sz="0" w:val="nil"/>
          <w:between w:space="0" w:sz="0" w:val="nil"/>
        </w:pBdr>
        <w:spacing w:after="120"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Requisitos excluyentes y no excluyentes.</w:t>
      </w:r>
    </w:p>
    <w:p w:rsidR="00000000" w:rsidDel="00000000" w:rsidP="00000000" w:rsidRDefault="00000000" w:rsidRPr="00000000" w14:paraId="0000018E">
      <w:pPr>
        <w:numPr>
          <w:ilvl w:val="0"/>
          <w:numId w:val="5"/>
        </w:numPr>
        <w:pBdr>
          <w:top w:space="0" w:sz="0" w:val="nil"/>
          <w:left w:space="0" w:sz="0" w:val="nil"/>
          <w:bottom w:space="0" w:sz="0" w:val="nil"/>
          <w:right w:space="0" w:sz="0" w:val="nil"/>
          <w:between w:space="0" w:sz="0" w:val="nil"/>
        </w:pBdr>
        <w:spacing w:after="120"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Competencias dominantes. </w:t>
      </w:r>
    </w:p>
    <w:p w:rsidR="00000000" w:rsidDel="00000000" w:rsidP="00000000" w:rsidRDefault="00000000" w:rsidRPr="00000000" w14:paraId="0000018F">
      <w:pPr>
        <w:numPr>
          <w:ilvl w:val="0"/>
          <w:numId w:val="5"/>
        </w:numPr>
        <w:pBdr>
          <w:top w:space="0" w:sz="0" w:val="nil"/>
          <w:left w:space="0" w:sz="0" w:val="nil"/>
          <w:bottom w:space="0" w:sz="0" w:val="nil"/>
          <w:right w:space="0" w:sz="0" w:val="nil"/>
          <w:between w:space="0" w:sz="0" w:val="nil"/>
        </w:pBdr>
        <w:spacing w:after="120"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Indicar con claridad</w:t>
      </w:r>
      <w:r w:rsidDel="00000000" w:rsidR="00000000" w:rsidRPr="00000000">
        <w:rPr>
          <w:rFonts w:ascii="Arial" w:cs="Arial" w:eastAsia="Arial" w:hAnsi="Arial"/>
          <w:color w:val="000000"/>
          <w:sz w:val="20"/>
          <w:szCs w:val="20"/>
          <w:rtl w:val="0"/>
        </w:rPr>
        <w:t xml:space="preserve"> qué se ofrece: desarrollo de carrera, beneficios económicos, sociales, de salud, etc.</w:t>
      </w:r>
    </w:p>
    <w:p w:rsidR="00000000" w:rsidDel="00000000" w:rsidP="00000000" w:rsidRDefault="00000000" w:rsidRPr="00000000" w14:paraId="00000190">
      <w:pPr>
        <w:numPr>
          <w:ilvl w:val="0"/>
          <w:numId w:val="5"/>
        </w:numPr>
        <w:pBdr>
          <w:top w:space="0" w:sz="0" w:val="nil"/>
          <w:left w:space="0" w:sz="0" w:val="nil"/>
          <w:bottom w:space="0" w:sz="0" w:val="nil"/>
          <w:right w:space="0" w:sz="0" w:val="nil"/>
          <w:between w:space="0" w:sz="0" w:val="nil"/>
        </w:pBdr>
        <w:spacing w:after="120"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Indicaciones finales</w:t>
      </w:r>
      <w:r w:rsidDel="00000000" w:rsidR="00000000" w:rsidRPr="00000000">
        <w:rPr>
          <w:rFonts w:ascii="Arial" w:cs="Arial" w:eastAsia="Arial" w:hAnsi="Arial"/>
          <w:color w:val="000000"/>
          <w:sz w:val="20"/>
          <w:szCs w:val="20"/>
          <w:rtl w:val="0"/>
        </w:rPr>
        <w:t xml:space="preserve">: dónde escribir, plazo de recepción de la hoja de vida, en adición solo si requiere la presentación de fotos, etc.</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Otros elementos claves que se deben tener en cuenta al momento de diseñar una convocatoria por parte del área que hace la solicitud y de la oficina de recursos humanos, son:</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94">
            <w:pPr>
              <w:spacing w:after="120" w:line="276" w:lineRule="auto"/>
              <w:jc w:val="center"/>
              <w:rPr>
                <w:rFonts w:ascii="Arial" w:cs="Arial" w:eastAsia="Arial" w:hAnsi="Arial"/>
                <w:color w:val="000000"/>
                <w:sz w:val="20"/>
                <w:szCs w:val="20"/>
              </w:rPr>
            </w:pPr>
            <w:sdt>
              <w:sdtPr>
                <w:tag w:val="goog_rdk_13"/>
              </w:sdtPr>
              <w:sdtContent>
                <w:commentRangeStart w:id="13"/>
              </w:sdtContent>
            </w:sdt>
            <w:r w:rsidDel="00000000" w:rsidR="00000000" w:rsidRPr="00000000">
              <w:rPr>
                <w:rFonts w:ascii="Arial" w:cs="Arial" w:eastAsia="Arial" w:hAnsi="Arial"/>
                <w:color w:val="000000"/>
                <w:sz w:val="20"/>
                <w:szCs w:val="20"/>
                <w:rtl w:val="0"/>
              </w:rPr>
              <w:t xml:space="preserve">Recurso de aprendizaje</w:t>
            </w:r>
          </w:p>
          <w:p w:rsidR="00000000" w:rsidDel="00000000" w:rsidP="00000000" w:rsidRDefault="00000000" w:rsidRPr="00000000" w14:paraId="00000195">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DI_CF10_3_Convocatoria_otros_factores</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siguiente figura presenta los elementos indispensables y mínimos que deben tenerse en cuenta al momento de diseñar una convocatoria, según la información ya trabajada con anterioridad. Le sugerimos como parte de su práctica y de manera autónoma, revisar varias convocatorias por su cuenta en cual medio de información o plataforma digital, para corroborar la información y reafirmar su aprendizaje.</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276" w:lineRule="auto"/>
        <w:ind w:left="708.6614173228347" w:firstLine="425.19685039370046"/>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Figura 3 </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276" w:lineRule="auto"/>
        <w:ind w:left="708.6614173228347" w:firstLine="425.19685039370046"/>
        <w:rPr>
          <w:rFonts w:ascii="Arial" w:cs="Arial" w:eastAsia="Arial" w:hAnsi="Arial"/>
          <w:b w:val="1"/>
          <w:color w:val="c0504d"/>
          <w:sz w:val="20"/>
          <w:szCs w:val="20"/>
        </w:rPr>
      </w:pPr>
      <w:r w:rsidDel="00000000" w:rsidR="00000000" w:rsidRPr="00000000">
        <w:rPr>
          <w:rFonts w:ascii="Arial" w:cs="Arial" w:eastAsia="Arial" w:hAnsi="Arial"/>
          <w:i w:val="1"/>
          <w:sz w:val="20"/>
          <w:szCs w:val="20"/>
          <w:rtl w:val="0"/>
        </w:rPr>
        <w:tab/>
        <w:t xml:space="preserve">Partes indispensables de un anuncio</w:t>
      </w:r>
      <w:r w:rsidDel="00000000" w:rsidR="00000000" w:rsidRPr="00000000">
        <w:rPr>
          <w:rtl w:val="0"/>
        </w:rPr>
      </w:r>
    </w:p>
    <w:p w:rsidR="00000000" w:rsidDel="00000000" w:rsidP="00000000" w:rsidRDefault="00000000" w:rsidRPr="00000000" w14:paraId="0000019B">
      <w:pPr>
        <w:keepNext w:val="1"/>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sdt>
        <w:sdtPr>
          <w:tag w:val="goog_rdk_14"/>
        </w:sdtPr>
        <w:sdtContent>
          <w:commentRangeStart w:id="14"/>
        </w:sdtContent>
      </w:sdt>
      <w:r w:rsidDel="00000000" w:rsidR="00000000" w:rsidRPr="00000000">
        <w:rPr>
          <w:rFonts w:ascii="Arial" w:cs="Arial" w:eastAsia="Arial" w:hAnsi="Arial"/>
          <w:color w:val="000000"/>
          <w:sz w:val="20"/>
          <w:szCs w:val="20"/>
        </w:rPr>
        <w:drawing>
          <wp:inline distB="0" distT="0" distL="0" distR="0">
            <wp:extent cx="4894898" cy="2645891"/>
            <wp:effectExtent b="0" l="0" r="0" t="0"/>
            <wp:docPr descr="Diagrama&#10;&#10;Descripción generada automáticamente" id="310" name="image29.png"/>
            <a:graphic>
              <a:graphicData uri="http://schemas.openxmlformats.org/drawingml/2006/picture">
                <pic:pic>
                  <pic:nvPicPr>
                    <pic:cNvPr descr="Diagrama&#10;&#10;Descripción generada automáticamente" id="0" name="image29.png"/>
                    <pic:cNvPicPr preferRelativeResize="0"/>
                  </pic:nvPicPr>
                  <pic:blipFill>
                    <a:blip r:embed="rId12"/>
                    <a:srcRect b="0" l="0" r="0" t="0"/>
                    <a:stretch>
                      <a:fillRect/>
                    </a:stretch>
                  </pic:blipFill>
                  <pic:spPr>
                    <a:xfrm>
                      <a:off x="0" y="0"/>
                      <a:ext cx="4894898" cy="2645891"/>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276" w:lineRule="auto"/>
        <w:ind w:left="1133.858267716535" w:firstLine="0"/>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Nota. Tomado de Alles, M. (2006)</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Algunos anuncios muestran cómo se hacen las convocatorias, por lo que le invito a revisar el siguiente recurso de aprendizaje donde encontrará una ilustración en la cual se aplican dichos elementos:</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A0">
            <w:pPr>
              <w:spacing w:after="120" w:line="276" w:lineRule="auto"/>
              <w:jc w:val="center"/>
              <w:rPr>
                <w:rFonts w:ascii="Arial" w:cs="Arial" w:eastAsia="Arial" w:hAnsi="Arial"/>
                <w:color w:val="000000"/>
                <w:sz w:val="20"/>
                <w:szCs w:val="20"/>
              </w:rPr>
            </w:pPr>
            <w:sdt>
              <w:sdtPr>
                <w:tag w:val="goog_rdk_15"/>
              </w:sdtPr>
              <w:sdtContent>
                <w:commentRangeStart w:id="15"/>
              </w:sdtContent>
            </w:sdt>
            <w:r w:rsidDel="00000000" w:rsidR="00000000" w:rsidRPr="00000000">
              <w:rPr>
                <w:rFonts w:ascii="Arial" w:cs="Arial" w:eastAsia="Arial" w:hAnsi="Arial"/>
                <w:color w:val="000000"/>
                <w:sz w:val="20"/>
                <w:szCs w:val="20"/>
                <w:rtl w:val="0"/>
              </w:rPr>
              <w:t xml:space="preserve">Recurso de aprendizaje</w:t>
            </w:r>
          </w:p>
          <w:p w:rsidR="00000000" w:rsidDel="00000000" w:rsidP="00000000" w:rsidRDefault="00000000" w:rsidRPr="00000000" w14:paraId="000001A1">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DI-CF10_3_Componentes_anuncio</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3">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anuncio se genera de acuerdo con la información que se tiene de la requisición de personal, lo que indica que ya se posee claridad sobre las fuentes, los medios de reclutamiento y el proceso para definirlas. Es importante guardar coherencia entre la información del anuncio, la información que se tiene en la requisición del personal y de las políticas del proceso.</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276" w:lineRule="auto"/>
        <w:rPr>
          <w:rFonts w:ascii="Arial" w:cs="Arial" w:eastAsia="Arial" w:hAnsi="Arial"/>
          <w:color w:val="1f497d"/>
          <w:sz w:val="20"/>
          <w:szCs w:val="20"/>
        </w:rPr>
      </w:pPr>
      <w:r w:rsidDel="00000000" w:rsidR="00000000" w:rsidRPr="00000000">
        <w:rPr>
          <w:rFonts w:ascii="Arial" w:cs="Arial" w:eastAsia="Arial" w:hAnsi="Arial"/>
          <w:color w:val="1f497d"/>
          <w:sz w:val="20"/>
          <w:szCs w:val="20"/>
          <w:rtl w:val="0"/>
        </w:rPr>
        <w:t xml:space="preserve">La siguiente imagen presenta el proceso sobre cómo crear una oferta de empleo atractiva.</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276" w:lineRule="auto"/>
        <w:ind w:left="3401.574803149606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4</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276" w:lineRule="auto"/>
        <w:ind w:left="3401.5748031496064" w:firstLine="0"/>
        <w:rPr>
          <w:rFonts w:ascii="Arial" w:cs="Arial" w:eastAsia="Arial" w:hAnsi="Arial"/>
          <w:b w:val="1"/>
          <w:sz w:val="20"/>
          <w:szCs w:val="20"/>
        </w:rPr>
      </w:pPr>
      <w:r w:rsidDel="00000000" w:rsidR="00000000" w:rsidRPr="00000000">
        <w:rPr>
          <w:rFonts w:ascii="Arial" w:cs="Arial" w:eastAsia="Arial" w:hAnsi="Arial"/>
          <w:i w:val="1"/>
          <w:sz w:val="20"/>
          <w:szCs w:val="20"/>
          <w:rtl w:val="0"/>
        </w:rPr>
        <w:t xml:space="preserve">Cómo crear una oferta de empleo atractiva</w:t>
      </w:r>
      <w:r w:rsidDel="00000000" w:rsidR="00000000" w:rsidRPr="00000000">
        <w:rPr>
          <w:rtl w:val="0"/>
        </w:rPr>
      </w:r>
    </w:p>
    <w:p w:rsidR="00000000" w:rsidDel="00000000" w:rsidP="00000000" w:rsidRDefault="00000000" w:rsidRPr="00000000" w14:paraId="000001A8">
      <w:pPr>
        <w:keepNext w:val="1"/>
        <w:spacing w:after="120" w:line="276" w:lineRule="auto"/>
        <w:jc w:val="center"/>
        <w:rPr>
          <w:rFonts w:ascii="Arial" w:cs="Arial" w:eastAsia="Arial" w:hAnsi="Arial"/>
          <w:sz w:val="20"/>
          <w:szCs w:val="20"/>
        </w:rPr>
      </w:pPr>
      <w:sdt>
        <w:sdtPr>
          <w:tag w:val="goog_rdk_16"/>
        </w:sdtPr>
        <w:sdtContent>
          <w:commentRangeStart w:id="16"/>
        </w:sdtContent>
      </w:sdt>
      <w:r w:rsidDel="00000000" w:rsidR="00000000" w:rsidRPr="00000000">
        <w:rPr>
          <w:rFonts w:ascii="Arial" w:cs="Arial" w:eastAsia="Arial" w:hAnsi="Arial"/>
          <w:sz w:val="20"/>
          <w:szCs w:val="20"/>
        </w:rPr>
        <w:drawing>
          <wp:inline distB="0" distT="0" distL="0" distR="0">
            <wp:extent cx="1917773" cy="3469612"/>
            <wp:effectExtent b="0" l="0" r="0" t="0"/>
            <wp:docPr id="309"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1917773" cy="3469612"/>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276" w:lineRule="auto"/>
        <w:ind w:left="3401.5748031496064"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Nota. Tomado de IEBS (2015)</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B">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Para ampliar la información sobre este tema, lo invitamos a revisar: El blog Cómo crear una oferta de empleo atractiva que se encuentra en la sección de material complementario.</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Recepción y análisis de hojas de vida</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sdt>
        <w:sdtPr>
          <w:tag w:val="goog_rdk_17"/>
        </w:sdtPr>
        <w:sdtContent>
          <w:commentRangeStart w:id="17"/>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4961573</wp:posOffset>
            </wp:positionH>
            <wp:positionV relativeFrom="paragraph">
              <wp:posOffset>161925</wp:posOffset>
            </wp:positionV>
            <wp:extent cx="1372553" cy="1041938"/>
            <wp:effectExtent b="0" l="0" r="0" t="0"/>
            <wp:wrapSquare wrapText="bothSides" distB="0" distT="0" distL="114300" distR="114300"/>
            <wp:docPr descr="Oportunidad, Reclutamiento, Empleo, Carrera Profesional" id="312" name="image40.jpg"/>
            <a:graphic>
              <a:graphicData uri="http://schemas.openxmlformats.org/drawingml/2006/picture">
                <pic:pic>
                  <pic:nvPicPr>
                    <pic:cNvPr descr="Oportunidad, Reclutamiento, Empleo, Carrera Profesional" id="0" name="image40.jpg"/>
                    <pic:cNvPicPr preferRelativeResize="0"/>
                  </pic:nvPicPr>
                  <pic:blipFill>
                    <a:blip r:embed="rId14"/>
                    <a:srcRect b="0" l="0" r="0" t="0"/>
                    <a:stretch>
                      <a:fillRect/>
                    </a:stretch>
                  </pic:blipFill>
                  <pic:spPr>
                    <a:xfrm>
                      <a:off x="0" y="0"/>
                      <a:ext cx="1372553" cy="1041938"/>
                    </a:xfrm>
                    <a:prstGeom prst="rect"/>
                    <a:ln/>
                  </pic:spPr>
                </pic:pic>
              </a:graphicData>
            </a:graphic>
          </wp:anchor>
        </w:drawing>
      </w:r>
    </w:p>
    <w:p w:rsidR="00000000" w:rsidDel="00000000" w:rsidP="00000000" w:rsidRDefault="00000000" w:rsidRPr="00000000" w14:paraId="000001AF">
      <w:pPr>
        <w:spacing w:after="120" w:line="276" w:lineRule="auto"/>
        <w:jc w:val="both"/>
        <w:rPr>
          <w:rFonts w:ascii="Arial" w:cs="Arial" w:eastAsia="Arial" w:hAnsi="Arial"/>
          <w:color w:val="000000"/>
          <w:sz w:val="20"/>
          <w:szCs w:val="20"/>
        </w:rPr>
      </w:pPr>
      <w:commentRangeEnd w:id="17"/>
      <w:r w:rsidDel="00000000" w:rsidR="00000000" w:rsidRPr="00000000">
        <w:commentReference w:id="17"/>
      </w:r>
      <w:r w:rsidDel="00000000" w:rsidR="00000000" w:rsidRPr="00000000">
        <w:rPr>
          <w:rFonts w:ascii="Arial" w:cs="Arial" w:eastAsia="Arial" w:hAnsi="Arial"/>
          <w:color w:val="000000"/>
          <w:sz w:val="20"/>
          <w:szCs w:val="20"/>
          <w:rtl w:val="0"/>
        </w:rPr>
        <w:t xml:space="preserve">La Hoja de Vida (HV) o Curriculum Vitae (CV) es la carta de presentación que hace el candidato a la empresa que lo está requiriendo, por lo que es una oportunidad para continuar avanzando en el proceso, o por el contrario ser descartado del mismo, porque no cumple con las competencias requeridas para el cargo, este es un documento esencial que permite obtener información del candidato y evaluar su idoneidad dentro del proceso.</w:t>
      </w:r>
    </w:p>
    <w:p w:rsidR="00000000" w:rsidDel="00000000" w:rsidP="00000000" w:rsidRDefault="00000000" w:rsidRPr="00000000" w14:paraId="000001B0">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siguiente video nos presenta la recepción de las hojas de vida, su análisis, evaluación, selección para entrevista y pruebas psicotécnicas, con el fin de presentar desde la oficina de recursos humanos un reporte de los dos o tres seleccionados que serán presentados al área que solicitó el proceso y quienes al final tomaran la decisión fin</w:t>
      </w:r>
      <w:sdt>
        <w:sdtPr>
          <w:tag w:val="goog_rdk_18"/>
        </w:sdtPr>
        <w:sdtContent>
          <w:commentRangeStart w:id="18"/>
        </w:sdtContent>
      </w:sdt>
      <w:r w:rsidDel="00000000" w:rsidR="00000000" w:rsidRPr="00000000">
        <w:rPr>
          <w:rFonts w:ascii="Arial" w:cs="Arial" w:eastAsia="Arial" w:hAnsi="Arial"/>
          <w:color w:val="000000"/>
          <w:sz w:val="20"/>
          <w:szCs w:val="20"/>
          <w:rtl w:val="0"/>
        </w:rPr>
        <w:t xml:space="preserve">al.</w:t>
      </w:r>
    </w:p>
    <w:p w:rsidR="00000000" w:rsidDel="00000000" w:rsidP="00000000" w:rsidRDefault="00000000" w:rsidRPr="00000000" w14:paraId="000001B1">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2">
      <w:pP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B3">
            <w:pPr>
              <w:spacing w:after="120" w:line="276" w:lineRule="auto"/>
              <w:jc w:val="center"/>
              <w:rPr>
                <w:rFonts w:ascii="Arial" w:cs="Arial" w:eastAsia="Arial" w:hAnsi="Arial"/>
                <w:color w:val="000000"/>
                <w:sz w:val="20"/>
                <w:szCs w:val="20"/>
              </w:rPr>
            </w:pPr>
            <w:sdt>
              <w:sdtPr>
                <w:tag w:val="goog_rdk_19"/>
              </w:sdtPr>
              <w:sdtContent>
                <w:commentRangeStart w:id="19"/>
              </w:sdtContent>
            </w:sdt>
            <w:r w:rsidDel="00000000" w:rsidR="00000000" w:rsidRPr="00000000">
              <w:rPr>
                <w:rFonts w:ascii="Arial" w:cs="Arial" w:eastAsia="Arial" w:hAnsi="Arial"/>
                <w:color w:val="000000"/>
                <w:sz w:val="20"/>
                <w:szCs w:val="20"/>
                <w:rtl w:val="0"/>
              </w:rPr>
              <w:t xml:space="preserve">Recurso de aprendizaje</w:t>
            </w:r>
          </w:p>
          <w:p w:rsidR="00000000" w:rsidDel="00000000" w:rsidP="00000000" w:rsidRDefault="00000000" w:rsidRPr="00000000" w14:paraId="000001B4">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DI_CF10_4_Video_RecepciónHojasVida</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1B5">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6">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7">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ampliar la información, lo invitamos a leer el artículo </w:t>
      </w:r>
      <w:r w:rsidDel="00000000" w:rsidR="00000000" w:rsidRPr="00000000">
        <w:rPr>
          <w:rFonts w:ascii="Arial" w:cs="Arial" w:eastAsia="Arial" w:hAnsi="Arial"/>
          <w:b w:val="1"/>
          <w:color w:val="000000"/>
          <w:sz w:val="20"/>
          <w:szCs w:val="20"/>
          <w:rtl w:val="0"/>
        </w:rPr>
        <w:t xml:space="preserve">Cómo identificar una buena hoja de vida en 8 pasos</w:t>
      </w:r>
      <w:r w:rsidDel="00000000" w:rsidR="00000000" w:rsidRPr="00000000">
        <w:rPr>
          <w:rFonts w:ascii="Arial" w:cs="Arial" w:eastAsia="Arial" w:hAnsi="Arial"/>
          <w:color w:val="000000"/>
          <w:sz w:val="20"/>
          <w:szCs w:val="20"/>
          <w:rtl w:val="0"/>
        </w:rPr>
        <w:t xml:space="preserve">, el cual se encuentra en el material complementario.</w:t>
      </w:r>
    </w:p>
    <w:p w:rsidR="00000000" w:rsidDel="00000000" w:rsidP="00000000" w:rsidRDefault="00000000" w:rsidRPr="00000000" w14:paraId="000001B8">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sugerencia que le damos es que para leer muchos CV, lo primero que se debe hacer es partir de los requisitos excluyentes y los no excluyentes, ejercicio que le permitirá clasificar las hojas de vida teniendo en cuenta los criterios de Sí cumple, No cumple y las inciertas, por lo anterior, en un segundo análisis, hojas de vida de este tercer grupo pueden ser incluidas o no dentro del proceso de selección. </w:t>
      </w:r>
    </w:p>
    <w:p w:rsidR="00000000" w:rsidDel="00000000" w:rsidP="00000000" w:rsidRDefault="00000000" w:rsidRPr="00000000" w14:paraId="000001B9">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los casos en que se recibe un alto volumen de hojas de vida, se recomienda utilizar los Sistemas de Seguimiento a Candidatos, en inglés </w:t>
      </w:r>
      <w:r w:rsidDel="00000000" w:rsidR="00000000" w:rsidRPr="00000000">
        <w:rPr>
          <w:rFonts w:ascii="Arial" w:cs="Arial" w:eastAsia="Arial" w:hAnsi="Arial"/>
          <w:i w:val="1"/>
          <w:color w:val="000000"/>
          <w:sz w:val="20"/>
          <w:szCs w:val="20"/>
          <w:rtl w:val="0"/>
        </w:rPr>
        <w:t xml:space="preserve">Aplicant Tracking Systems</w:t>
      </w:r>
      <w:r w:rsidDel="00000000" w:rsidR="00000000" w:rsidRPr="00000000">
        <w:rPr>
          <w:rFonts w:ascii="Arial" w:cs="Arial" w:eastAsia="Arial" w:hAnsi="Arial"/>
          <w:color w:val="000000"/>
          <w:sz w:val="20"/>
          <w:szCs w:val="20"/>
          <w:rtl w:val="0"/>
        </w:rPr>
        <w:t xml:space="preserve"> (ATS) </w:t>
      </w:r>
      <w:r w:rsidDel="00000000" w:rsidR="00000000" w:rsidRPr="00000000">
        <w:rPr>
          <w:rFonts w:ascii="Arial" w:cs="Arial" w:eastAsia="Arial" w:hAnsi="Arial"/>
          <w:i w:val="1"/>
          <w:color w:val="000000"/>
          <w:sz w:val="20"/>
          <w:szCs w:val="20"/>
          <w:rtl w:val="0"/>
        </w:rPr>
        <w:t xml:space="preserve">software</w:t>
      </w:r>
      <w:r w:rsidDel="00000000" w:rsidR="00000000" w:rsidRPr="00000000">
        <w:rPr>
          <w:rFonts w:ascii="Arial" w:cs="Arial" w:eastAsia="Arial" w:hAnsi="Arial"/>
          <w:color w:val="000000"/>
          <w:sz w:val="20"/>
          <w:szCs w:val="20"/>
          <w:rtl w:val="0"/>
        </w:rPr>
        <w:t xml:space="preserve"> que ayuda a filtrar la información recibida del aspirante.</w:t>
      </w:r>
    </w:p>
    <w:p w:rsidR="00000000" w:rsidDel="00000000" w:rsidP="00000000" w:rsidRDefault="00000000" w:rsidRPr="00000000" w14:paraId="000001BA">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complementar el estudio de este tema, lo invitamos a leer el artículo </w:t>
      </w:r>
      <w:r w:rsidDel="00000000" w:rsidR="00000000" w:rsidRPr="00000000">
        <w:rPr>
          <w:rFonts w:ascii="Arial" w:cs="Arial" w:eastAsia="Arial" w:hAnsi="Arial"/>
          <w:b w:val="1"/>
          <w:color w:val="000000"/>
          <w:sz w:val="20"/>
          <w:szCs w:val="20"/>
          <w:rtl w:val="0"/>
        </w:rPr>
        <w:t xml:space="preserve">Qué son y para qué sirven los ATS</w:t>
      </w:r>
      <w:r w:rsidDel="00000000" w:rsidR="00000000" w:rsidRPr="00000000">
        <w:rPr>
          <w:rFonts w:ascii="Arial" w:cs="Arial" w:eastAsia="Arial" w:hAnsi="Arial"/>
          <w:color w:val="000000"/>
          <w:sz w:val="20"/>
          <w:szCs w:val="20"/>
          <w:rtl w:val="0"/>
        </w:rPr>
        <w:t xml:space="preserve">, que se encuentra ubicado en el material complementario.</w:t>
      </w:r>
    </w:p>
    <w:p w:rsidR="00000000" w:rsidDel="00000000" w:rsidP="00000000" w:rsidRDefault="00000000" w:rsidRPr="00000000" w14:paraId="000001BB">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C">
      <w:pPr>
        <w:numPr>
          <w:ilvl w:val="0"/>
          <w:numId w:val="6"/>
        </w:numPr>
        <w:pBdr>
          <w:top w:space="0" w:sz="0" w:val="nil"/>
          <w:left w:space="0" w:sz="0" w:val="nil"/>
          <w:bottom w:space="0" w:sz="0" w:val="nil"/>
          <w:right w:space="0" w:sz="0" w:val="nil"/>
          <w:between w:space="0" w:sz="0" w:val="nil"/>
        </w:pBdr>
        <w:spacing w:after="120"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Evaluación de antecedentes</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revisión de los antecedentes permite identificar quiénes son los mejores candidatos para continuar a la fase de selección propiamente dicha, implica aplicación de filtros que pueden ser a través de la Internet o Intranet, como: cuestionarios on line o preguntas específicas sobre conocimiento y experiencia, consulta previa al proceso de selección, con el objetivo de descartar o incluir a los candidatos idóneos para el cargo requerido, esta verificación optimiza costos y tiempo.</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Parte de esta evaluación de antecedentes se hace a través de las redes sociales, las cuales aportan información para los reclutadores sobre la manera que tiene el postulante de relacionarse con otros, la forma en que expresa sus ideas u opiniones, etc., lo cual ayuda a apreciar las diferentes dimensiones del candidato a considerar. Si el candidato las reseña en su hoja de vida, es buen indicio. Los perfiles que normalmente se consultan son LinkedIn, Twitter, Instagram, Facebook.</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20"/>
        </w:sdtPr>
        <w:sdtContent>
          <w:commentRangeStart w:id="20"/>
        </w:sdtContent>
      </w:sdt>
      <w:r w:rsidDel="00000000" w:rsidR="00000000" w:rsidRPr="00000000">
        <w:rPr>
          <w:rFonts w:ascii="Arial" w:cs="Arial" w:eastAsia="Arial" w:hAnsi="Arial"/>
          <w:color w:val="000000"/>
          <w:sz w:val="20"/>
          <w:szCs w:val="20"/>
          <w:rtl w:val="0"/>
        </w:rPr>
        <w:t xml:space="preserve">En este punto es necesario tener presente, la Ley 1581 de 2012 y el Decreto 1377 de 2013, que desarrolla el derecho constitucional que tienen todas las personas a conocer, suprimir, actualizar y rectificar los datos personales recolectados, almacenados o que hayan sido objeto de tratamiento en bases de datos en las entidades públicas y privadas, mediante consultas y reclamos ante las entidades y la Superindustria.</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ley mencionada en el párrafo anterior, obligó a las empresas a tomar la decisión de generar un documento de consentimiento para todos los candidatos que participen en un proceso de selección y prevenir posibles demandas ante el uso de la información que se recibe a través de la hoja de vida y otros. </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 invitamos a revisar los siguientes enlaces, los cuales le permitirán profundizar el tema y tener un criterio claro frente al uso de los datos de los postulantes.</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c2d69b" w:val="clear"/>
          </w:tcPr>
          <w:p w:rsidR="00000000" w:rsidDel="00000000" w:rsidP="00000000" w:rsidRDefault="00000000" w:rsidRPr="00000000" w14:paraId="000001C3">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Llamado a la Acción:</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Nombre del recurso: Ley 1581 2012 protección de datos. </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Por la cual se dictan disposiciones generales para la protección de datos personales. </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ff"/>
                <w:sz w:val="20"/>
                <w:szCs w:val="20"/>
                <w:u w:val="single"/>
              </w:rPr>
            </w:pPr>
            <w:r w:rsidDel="00000000" w:rsidR="00000000" w:rsidRPr="00000000">
              <w:rPr>
                <w:rFonts w:ascii="Arial" w:cs="Arial" w:eastAsia="Arial" w:hAnsi="Arial"/>
                <w:b w:val="0"/>
                <w:color w:val="000000"/>
                <w:sz w:val="20"/>
                <w:szCs w:val="20"/>
                <w:rtl w:val="0"/>
              </w:rPr>
              <w:t xml:space="preserve">Enlace:  </w:t>
            </w:r>
            <w:r w:rsidDel="00000000" w:rsidR="00000000" w:rsidRPr="00000000">
              <w:rPr>
                <w:rFonts w:ascii="Arial" w:cs="Arial" w:eastAsia="Arial" w:hAnsi="Arial"/>
                <w:b w:val="0"/>
                <w:color w:val="0000ff"/>
                <w:sz w:val="20"/>
                <w:szCs w:val="20"/>
                <w:u w:val="single"/>
                <w:rtl w:val="0"/>
              </w:rPr>
              <w:t xml:space="preserve">https://sena-globallex-info.bdigital.sena.edu.co/normativa/detalle/ley-1581-de-2012-24760/pdf</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color w:val="000000"/>
                <w:sz w:val="20"/>
                <w:szCs w:val="20"/>
              </w:rPr>
            </w:pPr>
            <w:r w:rsidDel="00000000" w:rsidR="00000000" w:rsidRPr="00000000">
              <w:rPr>
                <w:rtl w:val="0"/>
              </w:rPr>
            </w:r>
          </w:p>
        </w:tc>
      </w:tr>
      <w:tr>
        <w:trPr>
          <w:cantSplit w:val="0"/>
          <w:tblHeader w:val="0"/>
        </w:trPr>
        <w:tc>
          <w:tcPr>
            <w:shd w:fill="c2d69b" w:val="clear"/>
          </w:tcPr>
          <w:p w:rsidR="00000000" w:rsidDel="00000000" w:rsidP="00000000" w:rsidRDefault="00000000" w:rsidRPr="00000000" w14:paraId="000001C8">
            <w:pPr>
              <w:spacing w:after="120" w:line="276" w:lineRule="auto"/>
              <w:jc w:val="both"/>
              <w:rPr>
                <w:rFonts w:ascii="Arial" w:cs="Arial" w:eastAsia="Arial" w:hAnsi="Arial"/>
                <w:b w:val="0"/>
                <w:color w:val="000000"/>
                <w:sz w:val="20"/>
                <w:szCs w:val="20"/>
              </w:rPr>
            </w:pPr>
            <w:sdt>
              <w:sdtPr>
                <w:tag w:val="goog_rdk_21"/>
              </w:sdtPr>
              <w:sdtContent>
                <w:commentRangeStart w:id="21"/>
              </w:sdtContent>
            </w:sdt>
            <w:r w:rsidDel="00000000" w:rsidR="00000000" w:rsidRPr="00000000">
              <w:rPr>
                <w:rFonts w:ascii="Arial" w:cs="Arial" w:eastAsia="Arial" w:hAnsi="Arial"/>
                <w:b w:val="0"/>
                <w:color w:val="000000"/>
                <w:sz w:val="20"/>
                <w:szCs w:val="20"/>
                <w:rtl w:val="0"/>
              </w:rPr>
              <w:t xml:space="preserve">Nombre del recurso: Decreto 1377 de 2013.</w:t>
            </w:r>
          </w:p>
          <w:p w:rsidR="00000000" w:rsidDel="00000000" w:rsidP="00000000" w:rsidRDefault="00000000" w:rsidRPr="00000000" w14:paraId="000001C9">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Por el cual se reglamenta la Ley 1581.</w:t>
            </w:r>
          </w:p>
          <w:p w:rsidR="00000000" w:rsidDel="00000000" w:rsidP="00000000" w:rsidRDefault="00000000" w:rsidRPr="00000000" w14:paraId="000001CA">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Enlace </w:t>
            </w:r>
            <w:hyperlink r:id="rId15">
              <w:r w:rsidDel="00000000" w:rsidR="00000000" w:rsidRPr="00000000">
                <w:rPr>
                  <w:rFonts w:ascii="Arial" w:cs="Arial" w:eastAsia="Arial" w:hAnsi="Arial"/>
                  <w:b w:val="0"/>
                  <w:color w:val="0000ff"/>
                  <w:sz w:val="20"/>
                  <w:szCs w:val="20"/>
                  <w:u w:val="single"/>
                  <w:rtl w:val="0"/>
                </w:rPr>
                <w:t xml:space="preserve">https://www.funcionpublica.gov.co/eva/gestornormativo/norma_pdf.php?i=53646</w:t>
              </w:r>
            </w:hyperlink>
            <w:r w:rsidDel="00000000" w:rsidR="00000000" w:rsidRPr="00000000">
              <w:rPr>
                <w:rFonts w:ascii="Arial" w:cs="Arial" w:eastAsia="Arial" w:hAnsi="Arial"/>
                <w:b w:val="0"/>
                <w:color w:val="000000"/>
                <w:sz w:val="20"/>
                <w:szCs w:val="20"/>
                <w:rtl w:val="0"/>
              </w:rPr>
              <w:t xml:space="preserve">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CB">
            <w:pPr>
              <w:spacing w:after="120" w:line="276" w:lineRule="auto"/>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4f81bd"/>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Teniendo en cuenta la reglamentación existente, se hace necesario hacer firmar al postulante una autorización para el uso de datos, por lo que a continuación, se presenta un modelo de autorización de manejo de la información, o consentimiento informado.</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5</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Formato de autorización de manejo de información</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4f81bd"/>
          <w:sz w:val="20"/>
          <w:szCs w:val="20"/>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sdt>
              <w:sdtPr>
                <w:tag w:val="goog_rdk_22"/>
              </w:sdtPr>
              <w:sdtContent>
                <w:commentRangeStart w:id="22"/>
              </w:sdtContent>
            </w:sdt>
            <w:r w:rsidDel="00000000" w:rsidR="00000000" w:rsidRPr="00000000">
              <w:rPr>
                <w:rFonts w:ascii="Arial" w:cs="Arial" w:eastAsia="Arial" w:hAnsi="Arial"/>
                <w:color w:val="000000"/>
                <w:sz w:val="20"/>
                <w:szCs w:val="20"/>
                <w:rtl w:val="0"/>
              </w:rPr>
              <w:t xml:space="preserve">AUTORIZACIÓN</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Yo, </w:t>
            </w:r>
            <w:r w:rsidDel="00000000" w:rsidR="00000000" w:rsidRPr="00000000">
              <w:rPr>
                <w:rFonts w:ascii="Arial" w:cs="Arial" w:eastAsia="Arial" w:hAnsi="Arial"/>
                <w:b w:val="0"/>
                <w:sz w:val="20"/>
                <w:szCs w:val="20"/>
                <w:u w:val="single"/>
                <w:rtl w:val="0"/>
              </w:rPr>
              <w:t xml:space="preserve">NOMBRE DEL CANDIDATO,</w:t>
            </w:r>
            <w:r w:rsidDel="00000000" w:rsidR="00000000" w:rsidRPr="00000000">
              <w:rPr>
                <w:rFonts w:ascii="Arial" w:cs="Arial" w:eastAsia="Arial" w:hAnsi="Arial"/>
                <w:b w:val="0"/>
                <w:sz w:val="20"/>
                <w:szCs w:val="20"/>
                <w:rtl w:val="0"/>
              </w:rPr>
              <w:t xml:space="preserve"> identificado (a) con la cédula de ciudadanía número _________________    expedida en __________________________, con la firma del presente documento, en cumplimiento de la ley 1581 de 2012, declaro que autorizo de forma expresa que mis datos recaudados por </w:t>
            </w:r>
            <w:r w:rsidDel="00000000" w:rsidR="00000000" w:rsidRPr="00000000">
              <w:rPr>
                <w:rFonts w:ascii="Arial" w:cs="Arial" w:eastAsia="Arial" w:hAnsi="Arial"/>
                <w:b w:val="0"/>
                <w:sz w:val="20"/>
                <w:szCs w:val="20"/>
                <w:u w:val="single"/>
                <w:rtl w:val="0"/>
              </w:rPr>
              <w:t xml:space="preserve">NOMBRE DE LA EMPRESA</w:t>
            </w:r>
            <w:r w:rsidDel="00000000" w:rsidR="00000000" w:rsidRPr="00000000">
              <w:rPr>
                <w:rFonts w:ascii="Arial" w:cs="Arial" w:eastAsia="Arial" w:hAnsi="Arial"/>
                <w:b w:val="0"/>
                <w:sz w:val="20"/>
                <w:szCs w:val="20"/>
                <w:rtl w:val="0"/>
              </w:rPr>
              <w:t xml:space="preserve">  sean tratados y transferidos entre las dependencias internas y los proveedores externos vinculados a los procesos de selección, con la finalidad de: determinar mi idoneidad para el cargo al cual aspiro, mediante estudios de verificación de datos, evaluación de seguridad, referencias personales, laborales, familiares y demás afines de igual manera la recaudada en redes sociales dentro del marco legal permitido, se me ha informado que podrían tener obligación de recolectar cierta información sensible sobre la cual versa un carácter facultativo de mi parte como titular de suministrarla. La cual autorizo de forma expresa.</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Firma _______________________________</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Cédula de ciudadanía _________________</w:t>
            </w:r>
          </w:p>
          <w:p w:rsidR="00000000" w:rsidDel="00000000" w:rsidP="00000000" w:rsidRDefault="00000000" w:rsidRPr="00000000" w14:paraId="000001D8">
            <w:pPr>
              <w:spacing w:after="120" w:line="276" w:lineRule="auto"/>
              <w:rPr>
                <w:rFonts w:ascii="Arial" w:cs="Arial" w:eastAsia="Arial" w:hAnsi="Arial"/>
                <w:color w:val="4f81bd"/>
                <w:sz w:val="20"/>
                <w:szCs w:val="20"/>
              </w:rPr>
            </w:pPr>
            <w:r w:rsidDel="00000000" w:rsidR="00000000" w:rsidRPr="00000000">
              <w:rPr>
                <w:rtl w:val="0"/>
              </w:rPr>
            </w:r>
          </w:p>
        </w:tc>
      </w:tr>
    </w:tbl>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 Informe sobre candidatos</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personas no seleccionadas se podrán tener en cuenta para otros procesos, por lo que de acuerdo con las políticas de la organización se les </w:t>
      </w:r>
      <w:r w:rsidDel="00000000" w:rsidR="00000000" w:rsidRPr="00000000">
        <w:rPr>
          <w:rFonts w:ascii="Arial" w:cs="Arial" w:eastAsia="Arial" w:hAnsi="Arial"/>
          <w:sz w:val="20"/>
          <w:szCs w:val="20"/>
          <w:rtl w:val="0"/>
        </w:rPr>
        <w:t xml:space="preserve">informará</w:t>
      </w:r>
      <w:r w:rsidDel="00000000" w:rsidR="00000000" w:rsidRPr="00000000">
        <w:rPr>
          <w:rFonts w:ascii="Arial" w:cs="Arial" w:eastAsia="Arial" w:hAnsi="Arial"/>
          <w:color w:val="000000"/>
          <w:sz w:val="20"/>
          <w:szCs w:val="20"/>
          <w:rtl w:val="0"/>
        </w:rPr>
        <w:t xml:space="preserve"> de manera escrita los resultados del proceso, agradeciendo su participación, especificando el estado en el que quedó la hoja de vida frente al proceso de selección para el cargo, en este proceso se tiene en cuenta la autorización que el candidato realiza a través del consentimiento informado en el cumplimento de la Ley Habeas data.</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igual forma se presenta un informe al cliente interno en forma de matriz de todos los postulantes que inician el proceso de selección, teniendo en cuenta el análisis realizado de hoja de vida vs perfil de la búsqueda, como por ejemplo, una matriz de preselección, como se muestra en la siguiente imagen.</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Matriz de p</w:t>
      </w:r>
      <w:sdt>
        <w:sdtPr>
          <w:tag w:val="goog_rdk_23"/>
        </w:sdtPr>
        <w:sdtContent>
          <w:commentRangeStart w:id="23"/>
        </w:sdtContent>
      </w:sdt>
      <w:r w:rsidDel="00000000" w:rsidR="00000000" w:rsidRPr="00000000">
        <w:rPr>
          <w:rFonts w:ascii="Arial" w:cs="Arial" w:eastAsia="Arial" w:hAnsi="Arial"/>
          <w:i w:val="1"/>
          <w:sz w:val="20"/>
          <w:szCs w:val="20"/>
          <w:rtl w:val="0"/>
        </w:rPr>
        <w:t xml:space="preserve">reselección</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sdt>
        <w:sdtPr>
          <w:tag w:val="goog_rdk_24"/>
        </w:sdtPr>
        <w:sdtContent>
          <w:commentRangeStart w:id="24"/>
        </w:sdtContent>
      </w:sdt>
      <w:r w:rsidDel="00000000" w:rsidR="00000000" w:rsidRPr="00000000">
        <w:rPr>
          <w:rFonts w:ascii="Arial" w:cs="Arial" w:eastAsia="Arial" w:hAnsi="Arial"/>
          <w:sz w:val="20"/>
          <w:szCs w:val="20"/>
        </w:rPr>
        <w:drawing>
          <wp:inline distB="114300" distT="114300" distL="114300" distR="114300">
            <wp:extent cx="6332220" cy="3009900"/>
            <wp:effectExtent b="0" l="0" r="0" t="0"/>
            <wp:docPr id="31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332220" cy="30099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20" w:line="276" w:lineRule="auto"/>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 Evaluación del reclutamiento de personal en las organizaciones (Buenas prácticas)</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Hoy día en pleno siglo XXI, con la incorporación de las tecnologías de la información y las comunicaciones en las empresas que se direccionan hacia una transformación digital, se hace necesario revisar buenas prácticas en el proceso de contratación del talento humano, al igual que conocer las diferentes herramientas tecnológicas que se están usando al realizar dicho proceso. A continuación, se mencionan algunas de estas que han sido sintetizadas mediante un proceso de investigación sobre el tema.</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vez se tenga el anuncio y se haga la publicación de la vacante por los diferentes medios y fuentes de reclutamiento, el paso a seguir es la recolección de las hojas de vida de acuerdo con los medios establecidos, tales como:</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6">
      <w:pPr>
        <w:numPr>
          <w:ilvl w:val="0"/>
          <w:numId w:val="3"/>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sdt>
        <w:sdtPr>
          <w:tag w:val="goog_rdk_25"/>
        </w:sdtPr>
        <w:sdtContent>
          <w:commentRangeStart w:id="25"/>
        </w:sdtContent>
      </w:sdt>
      <w:r w:rsidDel="00000000" w:rsidR="00000000" w:rsidRPr="00000000">
        <w:rPr>
          <w:rFonts w:ascii="Arial" w:cs="Arial" w:eastAsia="Arial" w:hAnsi="Arial"/>
          <w:color w:val="000000"/>
          <w:sz w:val="20"/>
          <w:szCs w:val="20"/>
          <w:rtl w:val="0"/>
        </w:rPr>
        <w:t xml:space="preserve">Correo electrónico.</w:t>
      </w:r>
    </w:p>
    <w:p w:rsidR="00000000" w:rsidDel="00000000" w:rsidP="00000000" w:rsidRDefault="00000000" w:rsidRPr="00000000" w14:paraId="000001E7">
      <w:pPr>
        <w:numPr>
          <w:ilvl w:val="0"/>
          <w:numId w:val="3"/>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Página web de la empresa. </w:t>
      </w:r>
    </w:p>
    <w:p w:rsidR="00000000" w:rsidDel="00000000" w:rsidP="00000000" w:rsidRDefault="00000000" w:rsidRPr="00000000" w14:paraId="000001E8">
      <w:pPr>
        <w:numPr>
          <w:ilvl w:val="0"/>
          <w:numId w:val="3"/>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Búsquedas en los bancos de hojas de vida, etc.</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Antes de iniciar el análisis, se deben definir criterios de preselección por lo que se propone la construcción de una lista de chequeo. </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complementar la información, lo invitamos a leer el artículo </w:t>
      </w:r>
      <w:r w:rsidDel="00000000" w:rsidR="00000000" w:rsidRPr="00000000">
        <w:rPr>
          <w:rFonts w:ascii="Arial" w:cs="Arial" w:eastAsia="Arial" w:hAnsi="Arial"/>
          <w:b w:val="1"/>
          <w:color w:val="000000"/>
          <w:sz w:val="20"/>
          <w:szCs w:val="20"/>
          <w:rtl w:val="0"/>
        </w:rPr>
        <w:t xml:space="preserve">Cómo elaborar una lista de chequeo, </w:t>
      </w:r>
      <w:r w:rsidDel="00000000" w:rsidR="00000000" w:rsidRPr="00000000">
        <w:rPr>
          <w:rFonts w:ascii="Arial" w:cs="Arial" w:eastAsia="Arial" w:hAnsi="Arial"/>
          <w:color w:val="000000"/>
          <w:sz w:val="20"/>
          <w:szCs w:val="20"/>
          <w:rtl w:val="0"/>
        </w:rPr>
        <w:t xml:space="preserve">el cual se encuentra en el material complementario.</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120" w:line="276" w:lineRule="auto"/>
        <w:ind w:left="-15"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partir de esta Lista de Chequeo se pueden analizar y evaluar las hojas de vida según las competencias y requisitos definidos con anterioridad para el cargo.</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Aquí cabe aclarar que el proceso de Reclutamiento y selección de Talento Humano, integra tres componentes básicos: </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F">
      <w:pPr>
        <w:numPr>
          <w:ilvl w:val="0"/>
          <w:numId w:val="4"/>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sdt>
        <w:sdtPr>
          <w:tag w:val="goog_rdk_26"/>
        </w:sdtPr>
        <w:sdtContent>
          <w:commentRangeStart w:id="26"/>
        </w:sdtContent>
      </w:sdt>
      <w:r w:rsidDel="00000000" w:rsidR="00000000" w:rsidRPr="00000000">
        <w:rPr>
          <w:rFonts w:ascii="Arial" w:cs="Arial" w:eastAsia="Arial" w:hAnsi="Arial"/>
          <w:color w:val="000000"/>
          <w:sz w:val="20"/>
          <w:szCs w:val="20"/>
          <w:rtl w:val="0"/>
        </w:rPr>
        <w:t xml:space="preserve">Direccionamiento estratégico.</w:t>
      </w:r>
    </w:p>
    <w:p w:rsidR="00000000" w:rsidDel="00000000" w:rsidP="00000000" w:rsidRDefault="00000000" w:rsidRPr="00000000" w14:paraId="000001F0">
      <w:pPr>
        <w:numPr>
          <w:ilvl w:val="0"/>
          <w:numId w:val="4"/>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Administración por procesos. </w:t>
      </w:r>
    </w:p>
    <w:p w:rsidR="00000000" w:rsidDel="00000000" w:rsidP="00000000" w:rsidRDefault="00000000" w:rsidRPr="00000000" w14:paraId="000001F1">
      <w:pPr>
        <w:numPr>
          <w:ilvl w:val="0"/>
          <w:numId w:val="4"/>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Gestión de TH.</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Tener en cuenta los tres elementos anteriormente mencionados, hace que el proceso sea coherente con el planeamiento o requerimientos para el cargo. Como se ha dicho anteriormente, este consta de una serie de etapas que llevan a la toma de decisiones y anticipan la posibilidad de encontrar personas que no se adapten al desempeño laboral esperado.  </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importante resaltar y diferenciar las responsabilidades del área de talento humano y del área solicitante del proceso, es decir, el cliente interno dentro del proceso de reclutamiento.</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1 </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color w:val="000000"/>
          <w:sz w:val="20"/>
          <w:szCs w:val="20"/>
        </w:rPr>
      </w:pPr>
      <w:sdt>
        <w:sdtPr>
          <w:tag w:val="goog_rdk_27"/>
        </w:sdtPr>
        <w:sdtContent>
          <w:commentRangeStart w:id="27"/>
        </w:sdtContent>
      </w:sdt>
      <w:r w:rsidDel="00000000" w:rsidR="00000000" w:rsidRPr="00000000">
        <w:rPr>
          <w:rFonts w:ascii="Arial" w:cs="Arial" w:eastAsia="Arial" w:hAnsi="Arial"/>
          <w:i w:val="1"/>
          <w:color w:val="000000"/>
          <w:sz w:val="20"/>
          <w:szCs w:val="20"/>
          <w:rtl w:val="0"/>
        </w:rPr>
        <w:t xml:space="preserve">Responsabilidades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07"/>
        <w:gridCol w:w="4955"/>
        <w:tblGridChange w:id="0">
          <w:tblGrid>
            <w:gridCol w:w="5007"/>
            <w:gridCol w:w="49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1F9">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Responsabilidades en el proceso de reclutamiento del área de Talento Humano</w:t>
            </w:r>
          </w:p>
        </w:tc>
        <w:tc>
          <w:tcPr>
            <w:tcBorders>
              <w:top w:color="000000" w:space="0" w:sz="4" w:val="single"/>
              <w:left w:color="000000" w:space="0" w:sz="4" w:val="single"/>
              <w:bottom w:color="000000" w:space="0" w:sz="4" w:val="single"/>
              <w:right w:color="000000" w:space="0" w:sz="4" w:val="single"/>
            </w:tcBorders>
            <w:shd w:fill="b7dde8" w:val="clear"/>
          </w:tcPr>
          <w:p w:rsidR="00000000" w:rsidDel="00000000" w:rsidP="00000000" w:rsidRDefault="00000000" w:rsidRPr="00000000" w14:paraId="000001FA">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Responsabilidades en el proceso de reclutamiento del área solicitante (cliente interno)</w:t>
            </w:r>
          </w:p>
        </w:tc>
      </w:tr>
      <w:tr>
        <w:trPr>
          <w:cantSplit w:val="0"/>
          <w:tblHeader w:val="0"/>
        </w:trPr>
        <w:tc>
          <w:tcPr>
            <w:tcBorders>
              <w:top w:color="000000" w:space="0" w:sz="4" w:val="single"/>
            </w:tcBorders>
            <w:shd w:fill="c6d9f1" w:val="clear"/>
          </w:tcPr>
          <w:p w:rsidR="00000000" w:rsidDel="00000000" w:rsidP="00000000" w:rsidRDefault="00000000" w:rsidRPr="00000000" w14:paraId="000001FB">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Diseño documentación del proceso (requisición, formato hoja de vida, etc.)</w:t>
            </w:r>
          </w:p>
        </w:tc>
        <w:tc>
          <w:tcPr>
            <w:tcBorders>
              <w:top w:color="000000" w:space="0" w:sz="4" w:val="single"/>
            </w:tcBorders>
            <w:shd w:fill="b7dde8" w:val="clear"/>
          </w:tcPr>
          <w:p w:rsidR="00000000" w:rsidDel="00000000" w:rsidP="00000000" w:rsidRDefault="00000000" w:rsidRPr="00000000" w14:paraId="000001FC">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Solicitud del requerimiento.</w:t>
            </w:r>
          </w:p>
        </w:tc>
      </w:tr>
      <w:tr>
        <w:trPr>
          <w:cantSplit w:val="0"/>
          <w:tblHeader w:val="0"/>
        </w:trPr>
        <w:tc>
          <w:tcPr>
            <w:shd w:fill="c6d9f1" w:val="clear"/>
          </w:tcPr>
          <w:p w:rsidR="00000000" w:rsidDel="00000000" w:rsidP="00000000" w:rsidRDefault="00000000" w:rsidRPr="00000000" w14:paraId="000001FD">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Revisión de la descripción del cargo y perfil, si lo hay, en caso contrario, construirlo. </w:t>
            </w:r>
          </w:p>
        </w:tc>
        <w:tc>
          <w:tcPr>
            <w:shd w:fill="b7dde8" w:val="clear"/>
          </w:tcPr>
          <w:p w:rsidR="00000000" w:rsidDel="00000000" w:rsidP="00000000" w:rsidRDefault="00000000" w:rsidRPr="00000000" w14:paraId="000001FE">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Participación en la elaboración de la descripción del cargo.</w:t>
            </w:r>
          </w:p>
        </w:tc>
      </w:tr>
      <w:tr>
        <w:trPr>
          <w:cantSplit w:val="0"/>
          <w:tblHeader w:val="0"/>
        </w:trPr>
        <w:tc>
          <w:tcPr>
            <w:shd w:fill="c6d9f1" w:val="clear"/>
          </w:tcPr>
          <w:p w:rsidR="00000000" w:rsidDel="00000000" w:rsidP="00000000" w:rsidRDefault="00000000" w:rsidRPr="00000000" w14:paraId="000001FF">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Definir tipo y fuentes de reclutamiento (política)</w:t>
            </w:r>
          </w:p>
        </w:tc>
        <w:tc>
          <w:tcPr>
            <w:shd w:fill="b7dde8" w:val="clear"/>
          </w:tcPr>
          <w:p w:rsidR="00000000" w:rsidDel="00000000" w:rsidP="00000000" w:rsidRDefault="00000000" w:rsidRPr="00000000" w14:paraId="00000200">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Participación en las entrevistas de los candidatos que pasan al proceso de selección.</w:t>
            </w:r>
          </w:p>
        </w:tc>
      </w:tr>
      <w:tr>
        <w:trPr>
          <w:cantSplit w:val="0"/>
          <w:tblHeader w:val="0"/>
        </w:trPr>
        <w:tc>
          <w:tcPr>
            <w:shd w:fill="c6d9f1" w:val="clear"/>
          </w:tcPr>
          <w:p w:rsidR="00000000" w:rsidDel="00000000" w:rsidP="00000000" w:rsidRDefault="00000000" w:rsidRPr="00000000" w14:paraId="00000201">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Reclutamiento, hacer la convocatoria (anuncio)</w:t>
            </w:r>
          </w:p>
        </w:tc>
        <w:tc>
          <w:tcPr>
            <w:shd w:fill="b7dde8" w:val="clear"/>
          </w:tcPr>
          <w:p w:rsidR="00000000" w:rsidDel="00000000" w:rsidP="00000000" w:rsidRDefault="00000000" w:rsidRPr="00000000" w14:paraId="00000202">
            <w:pPr>
              <w:spacing w:after="120" w:line="276" w:lineRule="auto"/>
              <w:jc w:val="both"/>
              <w:rPr>
                <w:rFonts w:ascii="Arial" w:cs="Arial" w:eastAsia="Arial" w:hAnsi="Arial"/>
                <w:b w:val="0"/>
                <w:color w:val="000000"/>
                <w:sz w:val="20"/>
                <w:szCs w:val="20"/>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03">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Análisis hojas de vida reclutadas.</w:t>
            </w:r>
          </w:p>
        </w:tc>
        <w:tc>
          <w:tcPr>
            <w:shd w:fill="b7dde8" w:val="clear"/>
          </w:tcPr>
          <w:p w:rsidR="00000000" w:rsidDel="00000000" w:rsidP="00000000" w:rsidRDefault="00000000" w:rsidRPr="00000000" w14:paraId="00000204">
            <w:pPr>
              <w:spacing w:after="120" w:line="276" w:lineRule="auto"/>
              <w:jc w:val="both"/>
              <w:rPr>
                <w:rFonts w:ascii="Arial" w:cs="Arial" w:eastAsia="Arial" w:hAnsi="Arial"/>
                <w:b w:val="0"/>
                <w:color w:val="000000"/>
                <w:sz w:val="20"/>
                <w:szCs w:val="20"/>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05">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Verificar datos y antecedentes. </w:t>
            </w:r>
          </w:p>
        </w:tc>
        <w:tc>
          <w:tcPr>
            <w:shd w:fill="b7dde8" w:val="clear"/>
          </w:tcPr>
          <w:p w:rsidR="00000000" w:rsidDel="00000000" w:rsidP="00000000" w:rsidRDefault="00000000" w:rsidRPr="00000000" w14:paraId="00000206">
            <w:pPr>
              <w:spacing w:after="120" w:line="276" w:lineRule="auto"/>
              <w:jc w:val="both"/>
              <w:rPr>
                <w:rFonts w:ascii="Arial" w:cs="Arial" w:eastAsia="Arial" w:hAnsi="Arial"/>
                <w:b w:val="0"/>
                <w:color w:val="000000"/>
                <w:sz w:val="20"/>
                <w:szCs w:val="20"/>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07">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Citar a entrevistas.</w:t>
            </w:r>
          </w:p>
        </w:tc>
        <w:tc>
          <w:tcPr>
            <w:shd w:fill="b7dde8" w:val="clear"/>
          </w:tcPr>
          <w:p w:rsidR="00000000" w:rsidDel="00000000" w:rsidP="00000000" w:rsidRDefault="00000000" w:rsidRPr="00000000" w14:paraId="00000208">
            <w:pPr>
              <w:spacing w:after="120" w:line="276" w:lineRule="auto"/>
              <w:jc w:val="both"/>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complementar su aprendizaje lo invitamos a revisar el contenido </w:t>
      </w:r>
      <w:r w:rsidDel="00000000" w:rsidR="00000000" w:rsidRPr="00000000">
        <w:rPr>
          <w:rFonts w:ascii="Arial" w:cs="Arial" w:eastAsia="Arial" w:hAnsi="Arial"/>
          <w:b w:val="1"/>
          <w:sz w:val="20"/>
          <w:szCs w:val="20"/>
          <w:rtl w:val="0"/>
        </w:rPr>
        <w:t xml:space="preserve">Primeras consideraciones al recibir una hoja de vida</w:t>
      </w:r>
      <w:r w:rsidDel="00000000" w:rsidR="00000000" w:rsidRPr="00000000">
        <w:rPr>
          <w:rFonts w:ascii="Arial" w:cs="Arial" w:eastAsia="Arial" w:hAnsi="Arial"/>
          <w:sz w:val="20"/>
          <w:szCs w:val="20"/>
          <w:rtl w:val="0"/>
        </w:rPr>
        <w:t xml:space="preserve">, que se encuentra en el material complementario.</w:t>
      </w:r>
      <w:r w:rsidDel="00000000" w:rsidR="00000000" w:rsidRPr="00000000">
        <w:rPr>
          <w:rtl w:val="0"/>
        </w:rPr>
      </w:r>
    </w:p>
    <w:p w:rsidR="00000000" w:rsidDel="00000000" w:rsidP="00000000" w:rsidRDefault="00000000" w:rsidRPr="00000000" w14:paraId="0000020B">
      <w:pPr>
        <w:spacing w:after="120" w:line="276" w:lineRule="auto"/>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0C">
      <w:pPr>
        <w:spacing w:after="120" w:line="276" w:lineRule="auto"/>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0D">
      <w:pPr>
        <w:spacing w:after="120" w:line="276" w:lineRule="auto"/>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0E">
      <w:pPr>
        <w:spacing w:after="120" w:line="276" w:lineRule="auto"/>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0F">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pPr>
      <w:r w:rsidDel="00000000" w:rsidR="00000000" w:rsidRPr="00000000">
        <w:rPr>
          <w:rFonts w:ascii="Arial" w:cs="Arial" w:eastAsia="Arial" w:hAnsi="Arial"/>
          <w:b w:val="1"/>
          <w:sz w:val="20"/>
          <w:szCs w:val="20"/>
          <w:rtl w:val="0"/>
        </w:rPr>
        <w:t xml:space="preserve">SÍNTESIS</w:t>
      </w:r>
      <w:r w:rsidDel="00000000" w:rsidR="00000000" w:rsidRPr="00000000">
        <w:rPr>
          <w:rFonts w:ascii="Arial" w:cs="Arial" w:eastAsia="Arial" w:hAnsi="Arial"/>
          <w:b w:val="1"/>
          <w:color w:val="000000"/>
          <w:sz w:val="20"/>
          <w:szCs w:val="20"/>
          <w:rtl w:val="0"/>
        </w:rPr>
        <w:t xml:space="preserve"> </w:t>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12700</wp:posOffset>
                </wp:positionV>
                <wp:extent cx="866992" cy="474980"/>
                <wp:effectExtent b="0" l="0" r="0" t="0"/>
                <wp:wrapNone/>
                <wp:docPr id="277" name=""/>
                <a:graphic>
                  <a:graphicData uri="http://schemas.microsoft.com/office/word/2010/wordprocessingShape">
                    <wps:wsp>
                      <wps:cNvSpPr/>
                      <wps:cNvPr id="21" name="Shape 21"/>
                      <wps:spPr>
                        <a:xfrm>
                          <a:off x="4963304" y="3593310"/>
                          <a:ext cx="765392" cy="373380"/>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INICIO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12700</wp:posOffset>
                </wp:positionV>
                <wp:extent cx="866992" cy="474980"/>
                <wp:effectExtent b="0" l="0" r="0" t="0"/>
                <wp:wrapNone/>
                <wp:docPr id="277"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866992" cy="4749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214783" cy="568527"/>
                <wp:effectExtent b="0" l="0" r="0" t="0"/>
                <wp:wrapNone/>
                <wp:docPr id="275" name=""/>
                <a:graphic>
                  <a:graphicData uri="http://schemas.microsoft.com/office/word/2010/wordprocessingShape">
                    <wps:wsp>
                      <wps:cNvSpPr/>
                      <wps:cNvPr id="19" name="Shape 19"/>
                      <wps:spPr>
                        <a:xfrm>
                          <a:off x="4789409" y="3546537"/>
                          <a:ext cx="1113183" cy="466927"/>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Necesidad de cubrir una vacante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214783" cy="568527"/>
                <wp:effectExtent b="0" l="0" r="0" t="0"/>
                <wp:wrapNone/>
                <wp:docPr id="275"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1214783" cy="5685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6515100</wp:posOffset>
                </wp:positionV>
                <wp:extent cx="1502383" cy="558800"/>
                <wp:effectExtent b="0" l="0" r="0" t="0"/>
                <wp:wrapNone/>
                <wp:docPr id="282" name=""/>
                <a:graphic>
                  <a:graphicData uri="http://schemas.microsoft.com/office/word/2010/wordprocessingShape">
                    <wps:wsp>
                      <wps:cNvSpPr/>
                      <wps:cNvPr id="26" name="Shape 26"/>
                      <wps:spPr>
                        <a:xfrm>
                          <a:off x="4645609" y="3551400"/>
                          <a:ext cx="1400783" cy="4572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Primera revisión de antecedentes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6515100</wp:posOffset>
                </wp:positionV>
                <wp:extent cx="1502383" cy="558800"/>
                <wp:effectExtent b="0" l="0" r="0" t="0"/>
                <wp:wrapNone/>
                <wp:docPr id="282" name="image32.png"/>
                <a:graphic>
                  <a:graphicData uri="http://schemas.openxmlformats.org/drawingml/2006/picture">
                    <pic:pic>
                      <pic:nvPicPr>
                        <pic:cNvPr id="0" name="image32.png"/>
                        <pic:cNvPicPr preferRelativeResize="0"/>
                      </pic:nvPicPr>
                      <pic:blipFill>
                        <a:blip r:embed="rId19"/>
                        <a:srcRect/>
                        <a:stretch>
                          <a:fillRect/>
                        </a:stretch>
                      </pic:blipFill>
                      <pic:spPr>
                        <a:xfrm>
                          <a:off x="0" y="0"/>
                          <a:ext cx="1502383"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431800</wp:posOffset>
                </wp:positionV>
                <wp:extent cx="101600" cy="407894"/>
                <wp:effectExtent b="0" l="0" r="0" t="0"/>
                <wp:wrapNone/>
                <wp:docPr id="280" name=""/>
                <a:graphic>
                  <a:graphicData uri="http://schemas.microsoft.com/office/word/2010/wordprocessingShape">
                    <wps:wsp>
                      <wps:cNvCnPr/>
                      <wps:spPr>
                        <a:xfrm>
                          <a:off x="5346000" y="3614153"/>
                          <a:ext cx="0" cy="331694"/>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431800</wp:posOffset>
                </wp:positionV>
                <wp:extent cx="101600" cy="407894"/>
                <wp:effectExtent b="0" l="0" r="0" t="0"/>
                <wp:wrapNone/>
                <wp:docPr id="280"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101600" cy="4078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1155700</wp:posOffset>
                </wp:positionV>
                <wp:extent cx="101600" cy="322729"/>
                <wp:effectExtent b="0" l="0" r="0" t="0"/>
                <wp:wrapNone/>
                <wp:docPr id="272" name=""/>
                <a:graphic>
                  <a:graphicData uri="http://schemas.microsoft.com/office/word/2010/wordprocessingShape">
                    <wps:wsp>
                      <wps:cNvCnPr/>
                      <wps:spPr>
                        <a:xfrm>
                          <a:off x="5346000" y="3656736"/>
                          <a:ext cx="0" cy="246529"/>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1155700</wp:posOffset>
                </wp:positionV>
                <wp:extent cx="101600" cy="322729"/>
                <wp:effectExtent b="0" l="0" r="0" t="0"/>
                <wp:wrapNone/>
                <wp:docPr id="272"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101600" cy="3227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1778000</wp:posOffset>
                </wp:positionV>
                <wp:extent cx="101600" cy="331694"/>
                <wp:effectExtent b="0" l="0" r="0" t="0"/>
                <wp:wrapNone/>
                <wp:docPr id="271" name=""/>
                <a:graphic>
                  <a:graphicData uri="http://schemas.microsoft.com/office/word/2010/wordprocessingShape">
                    <wps:wsp>
                      <wps:cNvCnPr/>
                      <wps:spPr>
                        <a:xfrm>
                          <a:off x="5346000" y="3652253"/>
                          <a:ext cx="0" cy="255494"/>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1778000</wp:posOffset>
                </wp:positionV>
                <wp:extent cx="101600" cy="331694"/>
                <wp:effectExtent b="0" l="0" r="0" t="0"/>
                <wp:wrapNone/>
                <wp:docPr id="27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101600" cy="3316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2387600</wp:posOffset>
                </wp:positionV>
                <wp:extent cx="101600" cy="327212"/>
                <wp:effectExtent b="0" l="0" r="0" t="0"/>
                <wp:wrapNone/>
                <wp:docPr id="274" name=""/>
                <a:graphic>
                  <a:graphicData uri="http://schemas.microsoft.com/office/word/2010/wordprocessingShape">
                    <wps:wsp>
                      <wps:cNvCnPr/>
                      <wps:spPr>
                        <a:xfrm>
                          <a:off x="5346000" y="3654494"/>
                          <a:ext cx="0" cy="251012"/>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2387600</wp:posOffset>
                </wp:positionV>
                <wp:extent cx="101600" cy="327212"/>
                <wp:effectExtent b="0" l="0" r="0" t="0"/>
                <wp:wrapNone/>
                <wp:docPr id="274"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101600" cy="32721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6362700</wp:posOffset>
                </wp:positionV>
                <wp:extent cx="101600" cy="313800"/>
                <wp:effectExtent b="0" l="0" r="0" t="0"/>
                <wp:wrapNone/>
                <wp:docPr id="273" name=""/>
                <a:graphic>
                  <a:graphicData uri="http://schemas.microsoft.com/office/word/2010/wordprocessingShape">
                    <wps:wsp>
                      <wps:cNvCnPr/>
                      <wps:spPr>
                        <a:xfrm>
                          <a:off x="5346000" y="3661200"/>
                          <a:ext cx="0" cy="2376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6362700</wp:posOffset>
                </wp:positionV>
                <wp:extent cx="101600" cy="313800"/>
                <wp:effectExtent b="0" l="0" r="0" t="0"/>
                <wp:wrapNone/>
                <wp:docPr id="273"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101600" cy="313800"/>
                        </a:xfrm>
                        <a:prstGeom prst="rect"/>
                        <a:ln/>
                      </pic:spPr>
                    </pic:pic>
                  </a:graphicData>
                </a:graphic>
              </wp:anchor>
            </w:drawing>
          </mc:Fallback>
        </mc:AlternateContent>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38100</wp:posOffset>
                </wp:positionV>
                <wp:extent cx="627380" cy="101600"/>
                <wp:effectExtent b="0" l="0" r="0" t="0"/>
                <wp:wrapNone/>
                <wp:docPr id="270" name=""/>
                <a:graphic>
                  <a:graphicData uri="http://schemas.microsoft.com/office/word/2010/wordprocessingShape">
                    <wps:wsp>
                      <wps:cNvCnPr/>
                      <wps:spPr>
                        <a:xfrm rot="10800000">
                          <a:off x="5070410" y="3780000"/>
                          <a:ext cx="55118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38100</wp:posOffset>
                </wp:positionV>
                <wp:extent cx="627380" cy="101600"/>
                <wp:effectExtent b="0" l="0" r="0" t="0"/>
                <wp:wrapNone/>
                <wp:docPr id="270"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627380" cy="101600"/>
                        </a:xfrm>
                        <a:prstGeom prst="rect"/>
                        <a:ln/>
                      </pic:spPr>
                    </pic:pic>
                  </a:graphicData>
                </a:graphic>
              </wp:anchor>
            </w:drawing>
          </mc:Fallback>
        </mc:AlternateConten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1224249" cy="704215"/>
                <wp:effectExtent b="0" l="0" r="0" t="0"/>
                <wp:wrapNone/>
                <wp:docPr id="269" name=""/>
                <a:graphic>
                  <a:graphicData uri="http://schemas.microsoft.com/office/word/2010/wordprocessingShape">
                    <wps:wsp>
                      <wps:cNvSpPr/>
                      <wps:cNvPr id="13" name="Shape 13"/>
                      <wps:spPr>
                        <a:xfrm>
                          <a:off x="4784676" y="3478693"/>
                          <a:ext cx="1122649" cy="602615"/>
                        </a:xfrm>
                        <a:prstGeom prst="flowChartMultidocumen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Requisición de la vacante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1224249" cy="704215"/>
                <wp:effectExtent b="0" l="0" r="0" t="0"/>
                <wp:wrapNone/>
                <wp:docPr id="269"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1224249" cy="704215"/>
                        </a:xfrm>
                        <a:prstGeom prst="rect"/>
                        <a:ln/>
                      </pic:spPr>
                    </pic:pic>
                  </a:graphicData>
                </a:graphic>
              </wp:anchor>
            </w:drawing>
          </mc:Fallback>
        </mc:AlternateContent>
      </w:r>
    </w:p>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-12699</wp:posOffset>
                </wp:positionV>
                <wp:extent cx="1073150" cy="902410"/>
                <wp:effectExtent b="0" l="0" r="0" t="0"/>
                <wp:wrapNone/>
                <wp:docPr id="283" name=""/>
                <a:graphic>
                  <a:graphicData uri="http://schemas.microsoft.com/office/word/2010/wordprocessingShape">
                    <wps:wsp>
                      <wps:cNvSpPr/>
                      <wps:cNvPr id="27" name="Shape 27"/>
                      <wps:spPr>
                        <a:xfrm>
                          <a:off x="4860225" y="3379595"/>
                          <a:ext cx="971550" cy="800810"/>
                        </a:xfrm>
                        <a:prstGeom prst="diamond">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¿Existe?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-12699</wp:posOffset>
                </wp:positionV>
                <wp:extent cx="1073150" cy="902410"/>
                <wp:effectExtent b="0" l="0" r="0" t="0"/>
                <wp:wrapNone/>
                <wp:docPr id="283" name="image33.png"/>
                <a:graphic>
                  <a:graphicData uri="http://schemas.openxmlformats.org/drawingml/2006/picture">
                    <pic:pic>
                      <pic:nvPicPr>
                        <pic:cNvPr id="0" name="image33.png"/>
                        <pic:cNvPicPr preferRelativeResize="0"/>
                      </pic:nvPicPr>
                      <pic:blipFill>
                        <a:blip r:embed="rId27"/>
                        <a:srcRect/>
                        <a:stretch>
                          <a:fillRect/>
                        </a:stretch>
                      </pic:blipFill>
                      <pic:spPr>
                        <a:xfrm>
                          <a:off x="0" y="0"/>
                          <a:ext cx="1073150" cy="902410"/>
                        </a:xfrm>
                        <a:prstGeom prst="rect"/>
                        <a:ln/>
                      </pic:spPr>
                    </pic:pic>
                  </a:graphicData>
                </a:graphic>
              </wp:anchor>
            </w:drawing>
          </mc:Fallback>
        </mc:AlternateContent>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0</wp:posOffset>
                </wp:positionV>
                <wp:extent cx="1186385" cy="568325"/>
                <wp:effectExtent b="0" l="0" r="0" t="0"/>
                <wp:wrapNone/>
                <wp:docPr id="276" name=""/>
                <a:graphic>
                  <a:graphicData uri="http://schemas.microsoft.com/office/word/2010/wordprocessingShape">
                    <wps:wsp>
                      <wps:cNvSpPr/>
                      <wps:cNvPr id="20" name="Shape 20"/>
                      <wps:spPr>
                        <a:xfrm>
                          <a:off x="4803608" y="3546638"/>
                          <a:ext cx="1084785" cy="466725"/>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Revisión Perfil de Cargo.doc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0</wp:posOffset>
                </wp:positionV>
                <wp:extent cx="1186385" cy="568325"/>
                <wp:effectExtent b="0" l="0" r="0" t="0"/>
                <wp:wrapNone/>
                <wp:docPr id="276"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1186385" cy="56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12700</wp:posOffset>
                </wp:positionV>
                <wp:extent cx="436245" cy="333375"/>
                <wp:effectExtent b="0" l="0" r="0" t="0"/>
                <wp:wrapNone/>
                <wp:docPr id="278" name=""/>
                <a:graphic>
                  <a:graphicData uri="http://schemas.microsoft.com/office/word/2010/wordprocessingShape">
                    <wps:wsp>
                      <wps:cNvSpPr/>
                      <wps:cNvPr id="22" name="Shape 22"/>
                      <wps:spPr>
                        <a:xfrm>
                          <a:off x="5178678" y="3664113"/>
                          <a:ext cx="334645" cy="231775"/>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12700</wp:posOffset>
                </wp:positionV>
                <wp:extent cx="436245" cy="333375"/>
                <wp:effectExtent b="0" l="0" r="0" t="0"/>
                <wp:wrapNone/>
                <wp:docPr id="278"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436245" cy="333375"/>
                        </a:xfrm>
                        <a:prstGeom prst="rect"/>
                        <a:ln/>
                      </pic:spPr>
                    </pic:pic>
                  </a:graphicData>
                </a:graphic>
              </wp:anchor>
            </w:drawing>
          </mc:Fallback>
        </mc:AlternateContent>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63500</wp:posOffset>
                </wp:positionV>
                <wp:extent cx="1380222" cy="1257300"/>
                <wp:effectExtent b="0" l="0" r="0" t="0"/>
                <wp:wrapNone/>
                <wp:docPr id="279" name=""/>
                <a:graphic>
                  <a:graphicData uri="http://schemas.microsoft.com/office/word/2010/wordprocessingShape">
                    <wps:wsp>
                      <wps:cNvCnPr/>
                      <wps:spPr>
                        <a:xfrm flipH="1">
                          <a:off x="4706689" y="3202150"/>
                          <a:ext cx="1278622" cy="1155700"/>
                        </a:xfrm>
                        <a:prstGeom prst="bentConnector3">
                          <a:avLst>
                            <a:gd fmla="val -23483" name="adj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63500</wp:posOffset>
                </wp:positionV>
                <wp:extent cx="1380222" cy="1257300"/>
                <wp:effectExtent b="0" l="0" r="0" t="0"/>
                <wp:wrapNone/>
                <wp:docPr id="279"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1380222" cy="1257300"/>
                        </a:xfrm>
                        <a:prstGeom prst="rect"/>
                        <a:ln/>
                      </pic:spPr>
                    </pic:pic>
                  </a:graphicData>
                </a:graphic>
              </wp:anchor>
            </w:drawing>
          </mc:Fallback>
        </mc:AlternateContent>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1296741" cy="577850"/>
                <wp:effectExtent b="0" l="0" r="0" t="0"/>
                <wp:wrapNone/>
                <wp:docPr id="281" name=""/>
                <a:graphic>
                  <a:graphicData uri="http://schemas.microsoft.com/office/word/2010/wordprocessingShape">
                    <wps:wsp>
                      <wps:cNvSpPr/>
                      <wps:cNvPr id="25" name="Shape 25"/>
                      <wps:spPr>
                        <a:xfrm>
                          <a:off x="4748430" y="3541875"/>
                          <a:ext cx="1195141" cy="47625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Recolectar información sobre el perfil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1296741" cy="577850"/>
                <wp:effectExtent b="0" l="0" r="0" t="0"/>
                <wp:wrapNone/>
                <wp:docPr id="281"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1296741"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88900</wp:posOffset>
                </wp:positionV>
                <wp:extent cx="881830" cy="256540"/>
                <wp:effectExtent b="0" l="0" r="0" t="0"/>
                <wp:wrapNone/>
                <wp:docPr id="259" name=""/>
                <a:graphic>
                  <a:graphicData uri="http://schemas.microsoft.com/office/word/2010/wordprocessingShape">
                    <wps:wsp>
                      <wps:cNvCnPr/>
                      <wps:spPr>
                        <a:xfrm flipH="1">
                          <a:off x="4955885" y="3702530"/>
                          <a:ext cx="780230" cy="154940"/>
                        </a:xfrm>
                        <a:prstGeom prst="bentConnector3">
                          <a:avLst>
                            <a:gd fmla="val 27505" name="adj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88900</wp:posOffset>
                </wp:positionV>
                <wp:extent cx="881830" cy="256540"/>
                <wp:effectExtent b="0" l="0" r="0" t="0"/>
                <wp:wrapNone/>
                <wp:docPr id="259" name="image4.png"/>
                <a:graphic>
                  <a:graphicData uri="http://schemas.openxmlformats.org/drawingml/2006/picture">
                    <pic:pic>
                      <pic:nvPicPr>
                        <pic:cNvPr id="0" name="image4.png"/>
                        <pic:cNvPicPr preferRelativeResize="0"/>
                      </pic:nvPicPr>
                      <pic:blipFill>
                        <a:blip r:embed="rId32"/>
                        <a:srcRect/>
                        <a:stretch>
                          <a:fillRect/>
                        </a:stretch>
                      </pic:blipFill>
                      <pic:spPr>
                        <a:xfrm>
                          <a:off x="0" y="0"/>
                          <a:ext cx="881830" cy="256540"/>
                        </a:xfrm>
                        <a:prstGeom prst="rect"/>
                        <a:ln/>
                      </pic:spPr>
                    </pic:pic>
                  </a:graphicData>
                </a:graphic>
              </wp:anchor>
            </w:drawing>
          </mc:Fallback>
        </mc:AlternateContent>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76200</wp:posOffset>
                </wp:positionV>
                <wp:extent cx="1351090" cy="577850"/>
                <wp:effectExtent b="0" l="0" r="0" t="0"/>
                <wp:wrapNone/>
                <wp:docPr id="260" name=""/>
                <a:graphic>
                  <a:graphicData uri="http://schemas.microsoft.com/office/word/2010/wordprocessingShape">
                    <wps:wsp>
                      <wps:cNvSpPr/>
                      <wps:cNvPr id="4" name="Shape 4"/>
                      <wps:spPr>
                        <a:xfrm>
                          <a:off x="4721255" y="3541875"/>
                          <a:ext cx="1249490" cy="47625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Decisión sobre tipo de Reclutamiento.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76200</wp:posOffset>
                </wp:positionV>
                <wp:extent cx="1351090" cy="577850"/>
                <wp:effectExtent b="0" l="0" r="0" t="0"/>
                <wp:wrapNone/>
                <wp:docPr id="260"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1351090" cy="577850"/>
                        </a:xfrm>
                        <a:prstGeom prst="rect"/>
                        <a:ln/>
                      </pic:spPr>
                    </pic:pic>
                  </a:graphicData>
                </a:graphic>
              </wp:anchor>
            </w:drawing>
          </mc:Fallback>
        </mc:AlternateContent>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101600" cy="299720"/>
                <wp:effectExtent b="0" l="0" r="0" t="0"/>
                <wp:wrapNone/>
                <wp:docPr id="261" name=""/>
                <a:graphic>
                  <a:graphicData uri="http://schemas.microsoft.com/office/word/2010/wordprocessingShape">
                    <wps:wsp>
                      <wps:cNvCnPr/>
                      <wps:spPr>
                        <a:xfrm>
                          <a:off x="5346000" y="3668240"/>
                          <a:ext cx="0" cy="22352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101600" cy="299720"/>
                <wp:effectExtent b="0" l="0" r="0" t="0"/>
                <wp:wrapNone/>
                <wp:docPr id="261" name="image6.png"/>
                <a:graphic>
                  <a:graphicData uri="http://schemas.openxmlformats.org/drawingml/2006/picture">
                    <pic:pic>
                      <pic:nvPicPr>
                        <pic:cNvPr id="0" name="image6.png"/>
                        <pic:cNvPicPr preferRelativeResize="0"/>
                      </pic:nvPicPr>
                      <pic:blipFill>
                        <a:blip r:embed="rId34"/>
                        <a:srcRect/>
                        <a:stretch>
                          <a:fillRect/>
                        </a:stretch>
                      </pic:blipFill>
                      <pic:spPr>
                        <a:xfrm>
                          <a:off x="0" y="0"/>
                          <a:ext cx="101600" cy="299720"/>
                        </a:xfrm>
                        <a:prstGeom prst="rect"/>
                        <a:ln/>
                      </pic:spPr>
                    </pic:pic>
                  </a:graphicData>
                </a:graphic>
              </wp:anchor>
            </w:drawing>
          </mc:Fallback>
        </mc:AlternateContent>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-12699</wp:posOffset>
                </wp:positionV>
                <wp:extent cx="1363101" cy="101600"/>
                <wp:effectExtent b="0" l="0" r="0" t="0"/>
                <wp:wrapNone/>
                <wp:docPr id="262" name=""/>
                <a:graphic>
                  <a:graphicData uri="http://schemas.microsoft.com/office/word/2010/wordprocessingShape">
                    <wps:wsp>
                      <wps:cNvCnPr/>
                      <wps:spPr>
                        <a:xfrm flipH="1">
                          <a:off x="4702550" y="3775520"/>
                          <a:ext cx="1286901" cy="8961"/>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-12699</wp:posOffset>
                </wp:positionV>
                <wp:extent cx="1363101" cy="101600"/>
                <wp:effectExtent b="0" l="0" r="0" t="0"/>
                <wp:wrapNone/>
                <wp:docPr id="262"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1363101" cy="101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01600" cy="299720"/>
                <wp:effectExtent b="0" l="0" r="0" t="0"/>
                <wp:wrapNone/>
                <wp:docPr id="258" name=""/>
                <a:graphic>
                  <a:graphicData uri="http://schemas.microsoft.com/office/word/2010/wordprocessingShape">
                    <wps:wsp>
                      <wps:cNvCnPr/>
                      <wps:spPr>
                        <a:xfrm>
                          <a:off x="5346000" y="3668240"/>
                          <a:ext cx="0" cy="22352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101600" cy="299720"/>
                <wp:effectExtent b="0" l="0" r="0" t="0"/>
                <wp:wrapNone/>
                <wp:docPr id="258" name="image3.png"/>
                <a:graphic>
                  <a:graphicData uri="http://schemas.openxmlformats.org/drawingml/2006/picture">
                    <pic:pic>
                      <pic:nvPicPr>
                        <pic:cNvPr id="0" name="image3.png"/>
                        <pic:cNvPicPr preferRelativeResize="0"/>
                      </pic:nvPicPr>
                      <pic:blipFill>
                        <a:blip r:embed="rId36"/>
                        <a:srcRect/>
                        <a:stretch>
                          <a:fillRect/>
                        </a:stretch>
                      </pic:blipFill>
                      <pic:spPr>
                        <a:xfrm>
                          <a:off x="0" y="0"/>
                          <a:ext cx="101600" cy="2997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-12699</wp:posOffset>
                </wp:positionV>
                <wp:extent cx="101600" cy="299720"/>
                <wp:effectExtent b="0" l="0" r="0" t="0"/>
                <wp:wrapNone/>
                <wp:docPr id="267" name=""/>
                <a:graphic>
                  <a:graphicData uri="http://schemas.microsoft.com/office/word/2010/wordprocessingShape">
                    <wps:wsp>
                      <wps:cNvCnPr/>
                      <wps:spPr>
                        <a:xfrm>
                          <a:off x="5346000" y="3668240"/>
                          <a:ext cx="0" cy="22352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-12699</wp:posOffset>
                </wp:positionV>
                <wp:extent cx="101600" cy="299720"/>
                <wp:effectExtent b="0" l="0" r="0" t="0"/>
                <wp:wrapNone/>
                <wp:docPr id="267"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101600" cy="299720"/>
                        </a:xfrm>
                        <a:prstGeom prst="rect"/>
                        <a:ln/>
                      </pic:spPr>
                    </pic:pic>
                  </a:graphicData>
                </a:graphic>
              </wp:anchor>
            </w:drawing>
          </mc:Fallback>
        </mc:AlternateContent>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76200</wp:posOffset>
                </wp:positionV>
                <wp:extent cx="1186180" cy="826770"/>
                <wp:effectExtent b="0" l="0" r="0" t="0"/>
                <wp:wrapNone/>
                <wp:docPr id="268" name=""/>
                <a:graphic>
                  <a:graphicData uri="http://schemas.microsoft.com/office/word/2010/wordprocessingShape">
                    <wps:wsp>
                      <wps:cNvSpPr/>
                      <wps:cNvPr id="12" name="Shape 12"/>
                      <wps:spPr>
                        <a:xfrm>
                          <a:off x="4803710" y="3417415"/>
                          <a:ext cx="1084580" cy="725170"/>
                        </a:xfrm>
                        <a:prstGeom prst="diamond">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 Interno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76200</wp:posOffset>
                </wp:positionV>
                <wp:extent cx="1186180" cy="826770"/>
                <wp:effectExtent b="0" l="0" r="0" t="0"/>
                <wp:wrapNone/>
                <wp:docPr id="268" name="image13.png"/>
                <a:graphic>
                  <a:graphicData uri="http://schemas.openxmlformats.org/drawingml/2006/picture">
                    <pic:pic>
                      <pic:nvPicPr>
                        <pic:cNvPr id="0" name="image13.png"/>
                        <pic:cNvPicPr preferRelativeResize="0"/>
                      </pic:nvPicPr>
                      <pic:blipFill>
                        <a:blip r:embed="rId38"/>
                        <a:srcRect/>
                        <a:stretch>
                          <a:fillRect/>
                        </a:stretch>
                      </pic:blipFill>
                      <pic:spPr>
                        <a:xfrm>
                          <a:off x="0" y="0"/>
                          <a:ext cx="1186180" cy="8267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76200</wp:posOffset>
                </wp:positionV>
                <wp:extent cx="1247140" cy="826770"/>
                <wp:effectExtent b="0" l="0" r="0" t="0"/>
                <wp:wrapNone/>
                <wp:docPr id="263" name=""/>
                <a:graphic>
                  <a:graphicData uri="http://schemas.microsoft.com/office/word/2010/wordprocessingShape">
                    <wps:wsp>
                      <wps:cNvSpPr/>
                      <wps:cNvPr id="7" name="Shape 7"/>
                      <wps:spPr>
                        <a:xfrm>
                          <a:off x="4773230" y="3417415"/>
                          <a:ext cx="1145540" cy="725170"/>
                        </a:xfrm>
                        <a:prstGeom prst="diamond">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 Externo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76200</wp:posOffset>
                </wp:positionV>
                <wp:extent cx="1247140" cy="826770"/>
                <wp:effectExtent b="0" l="0" r="0" t="0"/>
                <wp:wrapNone/>
                <wp:docPr id="263" name="image8.png"/>
                <a:graphic>
                  <a:graphicData uri="http://schemas.openxmlformats.org/drawingml/2006/picture">
                    <pic:pic>
                      <pic:nvPicPr>
                        <pic:cNvPr id="0" name="image8.png"/>
                        <pic:cNvPicPr preferRelativeResize="0"/>
                      </pic:nvPicPr>
                      <pic:blipFill>
                        <a:blip r:embed="rId39"/>
                        <a:srcRect/>
                        <a:stretch>
                          <a:fillRect/>
                        </a:stretch>
                      </pic:blipFill>
                      <pic:spPr>
                        <a:xfrm>
                          <a:off x="0" y="0"/>
                          <a:ext cx="1247140" cy="826770"/>
                        </a:xfrm>
                        <a:prstGeom prst="rect"/>
                        <a:ln/>
                      </pic:spPr>
                    </pic:pic>
                  </a:graphicData>
                </a:graphic>
              </wp:anchor>
            </w:drawing>
          </mc:Fallback>
        </mc:AlternateContent>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101600</wp:posOffset>
                </wp:positionV>
                <wp:extent cx="422612" cy="354519"/>
                <wp:effectExtent b="0" l="0" r="0" t="0"/>
                <wp:wrapNone/>
                <wp:docPr id="264" name=""/>
                <a:graphic>
                  <a:graphicData uri="http://schemas.microsoft.com/office/word/2010/wordprocessingShape">
                    <wps:wsp>
                      <wps:cNvSpPr/>
                      <wps:cNvPr id="8" name="Shape 8"/>
                      <wps:spPr>
                        <a:xfrm>
                          <a:off x="5185494" y="3653541"/>
                          <a:ext cx="321012" cy="252919"/>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101600</wp:posOffset>
                </wp:positionV>
                <wp:extent cx="422612" cy="354519"/>
                <wp:effectExtent b="0" l="0" r="0" t="0"/>
                <wp:wrapNone/>
                <wp:docPr id="264"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422612" cy="3545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1338335" cy="101600"/>
                <wp:effectExtent b="0" l="0" r="0" t="0"/>
                <wp:wrapNone/>
                <wp:docPr id="265" name=""/>
                <a:graphic>
                  <a:graphicData uri="http://schemas.microsoft.com/office/word/2010/wordprocessingShape">
                    <wps:wsp>
                      <wps:cNvCnPr/>
                      <wps:spPr>
                        <a:xfrm flipH="1">
                          <a:off x="4714933" y="3775520"/>
                          <a:ext cx="1262135" cy="8961"/>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1338335" cy="101600"/>
                <wp:effectExtent b="0" l="0" r="0" t="0"/>
                <wp:wrapNone/>
                <wp:docPr id="265" name="image10.png"/>
                <a:graphic>
                  <a:graphicData uri="http://schemas.openxmlformats.org/drawingml/2006/picture">
                    <pic:pic>
                      <pic:nvPicPr>
                        <pic:cNvPr id="0" name="image10.png"/>
                        <pic:cNvPicPr preferRelativeResize="0"/>
                      </pic:nvPicPr>
                      <pic:blipFill>
                        <a:blip r:embed="rId41"/>
                        <a:srcRect/>
                        <a:stretch>
                          <a:fillRect/>
                        </a:stretch>
                      </pic:blipFill>
                      <pic:spPr>
                        <a:xfrm>
                          <a:off x="0" y="0"/>
                          <a:ext cx="1338335" cy="101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63500</wp:posOffset>
                </wp:positionV>
                <wp:extent cx="422275" cy="399766"/>
                <wp:effectExtent b="0" l="0" r="0" t="0"/>
                <wp:wrapNone/>
                <wp:docPr id="266" name=""/>
                <a:graphic>
                  <a:graphicData uri="http://schemas.microsoft.com/office/word/2010/wordprocessingShape">
                    <wps:wsp>
                      <wps:cNvSpPr/>
                      <wps:cNvPr id="10" name="Shape 10"/>
                      <wps:spPr>
                        <a:xfrm>
                          <a:off x="5185663" y="3630917"/>
                          <a:ext cx="320675" cy="298166"/>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63500</wp:posOffset>
                </wp:positionV>
                <wp:extent cx="422275" cy="399766"/>
                <wp:effectExtent b="0" l="0" r="0" t="0"/>
                <wp:wrapNone/>
                <wp:docPr id="266"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422275" cy="399766"/>
                        </a:xfrm>
                        <a:prstGeom prst="rect"/>
                        <a:ln/>
                      </pic:spPr>
                    </pic:pic>
                  </a:graphicData>
                </a:graphic>
              </wp:anchor>
            </w:drawing>
          </mc:Fallback>
        </mc:AlternateContent>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-12699</wp:posOffset>
                </wp:positionV>
                <wp:extent cx="101600" cy="385890"/>
                <wp:effectExtent b="0" l="0" r="0" t="0"/>
                <wp:wrapNone/>
                <wp:docPr id="295" name=""/>
                <a:graphic>
                  <a:graphicData uri="http://schemas.microsoft.com/office/word/2010/wordprocessingShape">
                    <wps:wsp>
                      <wps:cNvCnPr/>
                      <wps:spPr>
                        <a:xfrm>
                          <a:off x="5343105" y="3625155"/>
                          <a:ext cx="5790" cy="30969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-12699</wp:posOffset>
                </wp:positionV>
                <wp:extent cx="101600" cy="385890"/>
                <wp:effectExtent b="0" l="0" r="0" t="0"/>
                <wp:wrapNone/>
                <wp:docPr id="295" name="image46.png"/>
                <a:graphic>
                  <a:graphicData uri="http://schemas.openxmlformats.org/drawingml/2006/picture">
                    <pic:pic>
                      <pic:nvPicPr>
                        <pic:cNvPr id="0" name="image46.png"/>
                        <pic:cNvPicPr preferRelativeResize="0"/>
                      </pic:nvPicPr>
                      <pic:blipFill>
                        <a:blip r:embed="rId43"/>
                        <a:srcRect/>
                        <a:stretch>
                          <a:fillRect/>
                        </a:stretch>
                      </pic:blipFill>
                      <pic:spPr>
                        <a:xfrm>
                          <a:off x="0" y="0"/>
                          <a:ext cx="101600" cy="385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-12699</wp:posOffset>
                </wp:positionV>
                <wp:extent cx="101600" cy="378555"/>
                <wp:effectExtent b="0" l="0" r="0" t="0"/>
                <wp:wrapNone/>
                <wp:docPr id="296" name=""/>
                <a:graphic>
                  <a:graphicData uri="http://schemas.microsoft.com/office/word/2010/wordprocessingShape">
                    <wps:wsp>
                      <wps:cNvCnPr/>
                      <wps:spPr>
                        <a:xfrm>
                          <a:off x="5342871" y="3628823"/>
                          <a:ext cx="6259" cy="30235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-12699</wp:posOffset>
                </wp:positionV>
                <wp:extent cx="101600" cy="378555"/>
                <wp:effectExtent b="0" l="0" r="0" t="0"/>
                <wp:wrapNone/>
                <wp:docPr id="296" name="image47.png"/>
                <a:graphic>
                  <a:graphicData uri="http://schemas.openxmlformats.org/drawingml/2006/picture">
                    <pic:pic>
                      <pic:nvPicPr>
                        <pic:cNvPr id="0" name="image47.png"/>
                        <pic:cNvPicPr preferRelativeResize="0"/>
                      </pic:nvPicPr>
                      <pic:blipFill>
                        <a:blip r:embed="rId44"/>
                        <a:srcRect/>
                        <a:stretch>
                          <a:fillRect/>
                        </a:stretch>
                      </pic:blipFill>
                      <pic:spPr>
                        <a:xfrm>
                          <a:off x="0" y="0"/>
                          <a:ext cx="101600" cy="378555"/>
                        </a:xfrm>
                        <a:prstGeom prst="rect"/>
                        <a:ln/>
                      </pic:spPr>
                    </pic:pic>
                  </a:graphicData>
                </a:graphic>
              </wp:anchor>
            </w:drawing>
          </mc:Fallback>
        </mc:AlternateContent>
      </w:r>
    </w:p>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114300</wp:posOffset>
                </wp:positionV>
                <wp:extent cx="1128249" cy="665804"/>
                <wp:effectExtent b="0" l="0" r="0" t="0"/>
                <wp:wrapNone/>
                <wp:docPr id="297" name=""/>
                <a:graphic>
                  <a:graphicData uri="http://schemas.microsoft.com/office/word/2010/wordprocessingShape">
                    <wps:wsp>
                      <wps:cNvSpPr/>
                      <wps:cNvPr id="41" name="Shape 41"/>
                      <wps:spPr>
                        <a:xfrm>
                          <a:off x="4832676" y="3497898"/>
                          <a:ext cx="1026649" cy="564204"/>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Fuentes Internas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114300</wp:posOffset>
                </wp:positionV>
                <wp:extent cx="1128249" cy="665804"/>
                <wp:effectExtent b="0" l="0" r="0" t="0"/>
                <wp:wrapNone/>
                <wp:docPr id="297" name="image48.png"/>
                <a:graphic>
                  <a:graphicData uri="http://schemas.openxmlformats.org/drawingml/2006/picture">
                    <pic:pic>
                      <pic:nvPicPr>
                        <pic:cNvPr id="0" name="image48.png"/>
                        <pic:cNvPicPr preferRelativeResize="0"/>
                      </pic:nvPicPr>
                      <pic:blipFill>
                        <a:blip r:embed="rId45"/>
                        <a:srcRect/>
                        <a:stretch>
                          <a:fillRect/>
                        </a:stretch>
                      </pic:blipFill>
                      <pic:spPr>
                        <a:xfrm>
                          <a:off x="0" y="0"/>
                          <a:ext cx="1128249" cy="665804"/>
                        </a:xfrm>
                        <a:prstGeom prst="rect"/>
                        <a:ln/>
                      </pic:spPr>
                    </pic:pic>
                  </a:graphicData>
                </a:graphic>
              </wp:anchor>
            </w:drawing>
          </mc:Fallback>
        </mc:AlternateContent>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-12699</wp:posOffset>
                </wp:positionV>
                <wp:extent cx="1175026" cy="665804"/>
                <wp:effectExtent b="0" l="0" r="0" t="0"/>
                <wp:wrapNone/>
                <wp:docPr id="298" name=""/>
                <a:graphic>
                  <a:graphicData uri="http://schemas.microsoft.com/office/word/2010/wordprocessingShape">
                    <wps:wsp>
                      <wps:cNvSpPr/>
                      <wps:cNvPr id="42" name="Shape 42"/>
                      <wps:spPr>
                        <a:xfrm>
                          <a:off x="4809287" y="3497898"/>
                          <a:ext cx="1073426" cy="564204"/>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Fuentes Externas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-12699</wp:posOffset>
                </wp:positionV>
                <wp:extent cx="1175026" cy="665804"/>
                <wp:effectExtent b="0" l="0" r="0" t="0"/>
                <wp:wrapNone/>
                <wp:docPr id="298" name="image49.png"/>
                <a:graphic>
                  <a:graphicData uri="http://schemas.openxmlformats.org/drawingml/2006/picture">
                    <pic:pic>
                      <pic:nvPicPr>
                        <pic:cNvPr id="0" name="image49.png"/>
                        <pic:cNvPicPr preferRelativeResize="0"/>
                      </pic:nvPicPr>
                      <pic:blipFill>
                        <a:blip r:embed="rId46"/>
                        <a:srcRect/>
                        <a:stretch>
                          <a:fillRect/>
                        </a:stretch>
                      </pic:blipFill>
                      <pic:spPr>
                        <a:xfrm>
                          <a:off x="0" y="0"/>
                          <a:ext cx="1175026" cy="665804"/>
                        </a:xfrm>
                        <a:prstGeom prst="rect"/>
                        <a:ln/>
                      </pic:spPr>
                    </pic:pic>
                  </a:graphicData>
                </a:graphic>
              </wp:anchor>
            </w:drawing>
          </mc:Fallback>
        </mc:AlternateContent>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38100</wp:posOffset>
                </wp:positionV>
                <wp:extent cx="1062299" cy="576162"/>
                <wp:effectExtent b="0" l="0" r="0" t="0"/>
                <wp:wrapNone/>
                <wp:docPr id="303" name=""/>
                <a:graphic>
                  <a:graphicData uri="http://schemas.microsoft.com/office/word/2010/wordprocessingShape">
                    <wps:wsp>
                      <wps:cNvSpPr/>
                      <wps:cNvPr id="47" name="Shape 47"/>
                      <wps:spPr>
                        <a:xfrm>
                          <a:off x="4865651" y="3542719"/>
                          <a:ext cx="960699" cy="474562"/>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38100</wp:posOffset>
                </wp:positionV>
                <wp:extent cx="1062299" cy="576162"/>
                <wp:effectExtent b="0" l="0" r="0" t="0"/>
                <wp:wrapNone/>
                <wp:docPr id="303" name="image54.png"/>
                <a:graphic>
                  <a:graphicData uri="http://schemas.openxmlformats.org/drawingml/2006/picture">
                    <pic:pic>
                      <pic:nvPicPr>
                        <pic:cNvPr id="0" name="image54.png"/>
                        <pic:cNvPicPr preferRelativeResize="0"/>
                      </pic:nvPicPr>
                      <pic:blipFill>
                        <a:blip r:embed="rId47"/>
                        <a:srcRect/>
                        <a:stretch>
                          <a:fillRect/>
                        </a:stretch>
                      </pic:blipFill>
                      <pic:spPr>
                        <a:xfrm>
                          <a:off x="0" y="0"/>
                          <a:ext cx="1062299" cy="576162"/>
                        </a:xfrm>
                        <a:prstGeom prst="rect"/>
                        <a:ln/>
                      </pic:spPr>
                    </pic:pic>
                  </a:graphicData>
                </a:graphic>
              </wp:anchor>
            </w:drawing>
          </mc:Fallback>
        </mc:AlternateContent>
      </w:r>
    </w:p>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88900</wp:posOffset>
                </wp:positionV>
                <wp:extent cx="101600" cy="312948"/>
                <wp:effectExtent b="0" l="0" r="0" t="0"/>
                <wp:wrapNone/>
                <wp:docPr id="304" name=""/>
                <a:graphic>
                  <a:graphicData uri="http://schemas.microsoft.com/office/word/2010/wordprocessingShape">
                    <wps:wsp>
                      <wps:cNvCnPr/>
                      <wps:spPr>
                        <a:xfrm>
                          <a:off x="5346000" y="3661626"/>
                          <a:ext cx="0" cy="236748"/>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88900</wp:posOffset>
                </wp:positionV>
                <wp:extent cx="101600" cy="312948"/>
                <wp:effectExtent b="0" l="0" r="0" t="0"/>
                <wp:wrapNone/>
                <wp:docPr id="304" name="image55.png"/>
                <a:graphic>
                  <a:graphicData uri="http://schemas.openxmlformats.org/drawingml/2006/picture">
                    <pic:pic>
                      <pic:nvPicPr>
                        <pic:cNvPr id="0" name="image55.png"/>
                        <pic:cNvPicPr preferRelativeResize="0"/>
                      </pic:nvPicPr>
                      <pic:blipFill>
                        <a:blip r:embed="rId48"/>
                        <a:srcRect/>
                        <a:stretch>
                          <a:fillRect/>
                        </a:stretch>
                      </pic:blipFill>
                      <pic:spPr>
                        <a:xfrm>
                          <a:off x="0" y="0"/>
                          <a:ext cx="101600" cy="312948"/>
                        </a:xfrm>
                        <a:prstGeom prst="rect"/>
                        <a:ln/>
                      </pic:spPr>
                    </pic:pic>
                  </a:graphicData>
                </a:graphic>
              </wp:anchor>
            </w:drawing>
          </mc:Fallback>
        </mc:AlternateContent>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-12699</wp:posOffset>
                </wp:positionV>
                <wp:extent cx="101600" cy="296360"/>
                <wp:effectExtent b="0" l="0" r="0" t="0"/>
                <wp:wrapNone/>
                <wp:docPr id="305" name=""/>
                <a:graphic>
                  <a:graphicData uri="http://schemas.microsoft.com/office/word/2010/wordprocessingShape">
                    <wps:wsp>
                      <wps:cNvCnPr/>
                      <wps:spPr>
                        <a:xfrm>
                          <a:off x="5346000" y="3669920"/>
                          <a:ext cx="0" cy="22016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-12699</wp:posOffset>
                </wp:positionV>
                <wp:extent cx="101600" cy="296360"/>
                <wp:effectExtent b="0" l="0" r="0" t="0"/>
                <wp:wrapNone/>
                <wp:docPr id="305" name="image56.png"/>
                <a:graphic>
                  <a:graphicData uri="http://schemas.openxmlformats.org/drawingml/2006/picture">
                    <pic:pic>
                      <pic:nvPicPr>
                        <pic:cNvPr id="0" name="image56.png"/>
                        <pic:cNvPicPr preferRelativeResize="0"/>
                      </pic:nvPicPr>
                      <pic:blipFill>
                        <a:blip r:embed="rId49"/>
                        <a:srcRect/>
                        <a:stretch>
                          <a:fillRect/>
                        </a:stretch>
                      </pic:blipFill>
                      <pic:spPr>
                        <a:xfrm>
                          <a:off x="0" y="0"/>
                          <a:ext cx="101600" cy="296360"/>
                        </a:xfrm>
                        <a:prstGeom prst="rect"/>
                        <a:ln/>
                      </pic:spPr>
                    </pic:pic>
                  </a:graphicData>
                </a:graphic>
              </wp:anchor>
            </w:drawing>
          </mc:Fallback>
        </mc:AlternateContent>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1501775" cy="558583"/>
                <wp:effectExtent b="0" l="0" r="0" t="0"/>
                <wp:wrapNone/>
                <wp:docPr id="299" name=""/>
                <a:graphic>
                  <a:graphicData uri="http://schemas.microsoft.com/office/word/2010/wordprocessingShape">
                    <wps:wsp>
                      <wps:cNvSpPr/>
                      <wps:cNvPr id="43" name="Shape 43"/>
                      <wps:spPr>
                        <a:xfrm>
                          <a:off x="4645913" y="3551509"/>
                          <a:ext cx="1400175" cy="456983"/>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Publicación de la vacante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1501775" cy="558583"/>
                <wp:effectExtent b="0" l="0" r="0" t="0"/>
                <wp:wrapNone/>
                <wp:docPr id="299" name="image50.png"/>
                <a:graphic>
                  <a:graphicData uri="http://schemas.openxmlformats.org/drawingml/2006/picture">
                    <pic:pic>
                      <pic:nvPicPr>
                        <pic:cNvPr id="0" name="image50.png"/>
                        <pic:cNvPicPr preferRelativeResize="0"/>
                      </pic:nvPicPr>
                      <pic:blipFill>
                        <a:blip r:embed="rId50"/>
                        <a:srcRect/>
                        <a:stretch>
                          <a:fillRect/>
                        </a:stretch>
                      </pic:blipFill>
                      <pic:spPr>
                        <a:xfrm>
                          <a:off x="0" y="0"/>
                          <a:ext cx="1501775" cy="5585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25400</wp:posOffset>
                </wp:positionV>
                <wp:extent cx="398819" cy="313637"/>
                <wp:effectExtent b="0" l="0" r="0" t="0"/>
                <wp:wrapNone/>
                <wp:docPr id="300" name=""/>
                <a:graphic>
                  <a:graphicData uri="http://schemas.microsoft.com/office/word/2010/wordprocessingShape">
                    <wps:wsp>
                      <wps:cNvSpPr/>
                      <wps:cNvPr id="44" name="Shape 44"/>
                      <wps:spPr>
                        <a:xfrm rot="-5557902">
                          <a:off x="5215508" y="3699673"/>
                          <a:ext cx="260985" cy="160655"/>
                        </a:xfrm>
                        <a:prstGeom prst="rightArrow">
                          <a:avLst>
                            <a:gd fmla="val 77188"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25400</wp:posOffset>
                </wp:positionV>
                <wp:extent cx="398819" cy="313637"/>
                <wp:effectExtent b="0" l="0" r="0" t="0"/>
                <wp:wrapNone/>
                <wp:docPr id="300" name="image51.png"/>
                <a:graphic>
                  <a:graphicData uri="http://schemas.openxmlformats.org/drawingml/2006/picture">
                    <pic:pic>
                      <pic:nvPicPr>
                        <pic:cNvPr id="0" name="image51.png"/>
                        <pic:cNvPicPr preferRelativeResize="0"/>
                      </pic:nvPicPr>
                      <pic:blipFill>
                        <a:blip r:embed="rId51"/>
                        <a:srcRect/>
                        <a:stretch>
                          <a:fillRect/>
                        </a:stretch>
                      </pic:blipFill>
                      <pic:spPr>
                        <a:xfrm>
                          <a:off x="0" y="0"/>
                          <a:ext cx="398819" cy="313637"/>
                        </a:xfrm>
                        <a:prstGeom prst="rect"/>
                        <a:ln/>
                      </pic:spPr>
                    </pic:pic>
                  </a:graphicData>
                </a:graphic>
              </wp:anchor>
            </w:drawing>
          </mc:Fallback>
        </mc:AlternateContent>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-12699</wp:posOffset>
                </wp:positionV>
                <wp:extent cx="1502383" cy="558800"/>
                <wp:effectExtent b="0" l="0" r="0" t="0"/>
                <wp:wrapNone/>
                <wp:docPr id="301" name=""/>
                <a:graphic>
                  <a:graphicData uri="http://schemas.microsoft.com/office/word/2010/wordprocessingShape">
                    <wps:wsp>
                      <wps:cNvSpPr/>
                      <wps:cNvPr id="45" name="Shape 45"/>
                      <wps:spPr>
                        <a:xfrm>
                          <a:off x="4645609" y="3551400"/>
                          <a:ext cx="1400783" cy="4572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Destrucción de Hojas de Vida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-12699</wp:posOffset>
                </wp:positionV>
                <wp:extent cx="1502383" cy="558800"/>
                <wp:effectExtent b="0" l="0" r="0" t="0"/>
                <wp:wrapNone/>
                <wp:docPr id="301" name="image52.png"/>
                <a:graphic>
                  <a:graphicData uri="http://schemas.openxmlformats.org/drawingml/2006/picture">
                    <pic:pic>
                      <pic:nvPicPr>
                        <pic:cNvPr id="0" name="image52.png"/>
                        <pic:cNvPicPr preferRelativeResize="0"/>
                      </pic:nvPicPr>
                      <pic:blipFill>
                        <a:blip r:embed="rId52"/>
                        <a:srcRect/>
                        <a:stretch>
                          <a:fillRect/>
                        </a:stretch>
                      </pic:blipFill>
                      <pic:spPr>
                        <a:xfrm>
                          <a:off x="0" y="0"/>
                          <a:ext cx="1502383"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38100</wp:posOffset>
                </wp:positionV>
                <wp:extent cx="101600" cy="313690"/>
                <wp:effectExtent b="0" l="0" r="0" t="0"/>
                <wp:wrapNone/>
                <wp:docPr id="302" name=""/>
                <a:graphic>
                  <a:graphicData uri="http://schemas.microsoft.com/office/word/2010/wordprocessingShape">
                    <wps:wsp>
                      <wps:cNvCnPr/>
                      <wps:spPr>
                        <a:xfrm>
                          <a:off x="5346000" y="3661255"/>
                          <a:ext cx="0" cy="23749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38100</wp:posOffset>
                </wp:positionV>
                <wp:extent cx="101600" cy="313690"/>
                <wp:effectExtent b="0" l="0" r="0" t="0"/>
                <wp:wrapNone/>
                <wp:docPr id="302" name="image53.png"/>
                <a:graphic>
                  <a:graphicData uri="http://schemas.openxmlformats.org/drawingml/2006/picture">
                    <pic:pic>
                      <pic:nvPicPr>
                        <pic:cNvPr id="0" name="image53.png"/>
                        <pic:cNvPicPr preferRelativeResize="0"/>
                      </pic:nvPicPr>
                      <pic:blipFill>
                        <a:blip r:embed="rId53"/>
                        <a:srcRect/>
                        <a:stretch>
                          <a:fillRect/>
                        </a:stretch>
                      </pic:blipFill>
                      <pic:spPr>
                        <a:xfrm>
                          <a:off x="0" y="0"/>
                          <a:ext cx="101600" cy="313690"/>
                        </a:xfrm>
                        <a:prstGeom prst="rect"/>
                        <a:ln/>
                      </pic:spPr>
                    </pic:pic>
                  </a:graphicData>
                </a:graphic>
              </wp:anchor>
            </w:drawing>
          </mc:Fallback>
        </mc:AlternateContent>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88900</wp:posOffset>
                </wp:positionV>
                <wp:extent cx="1501775" cy="558800"/>
                <wp:effectExtent b="0" l="0" r="0" t="0"/>
                <wp:wrapNone/>
                <wp:docPr id="284" name=""/>
                <a:graphic>
                  <a:graphicData uri="http://schemas.microsoft.com/office/word/2010/wordprocessingShape">
                    <wps:wsp>
                      <wps:cNvSpPr/>
                      <wps:cNvPr id="28" name="Shape 28"/>
                      <wps:spPr>
                        <a:xfrm>
                          <a:off x="4645913" y="3551400"/>
                          <a:ext cx="1400175" cy="4572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Recepción de Hojas de vida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88900</wp:posOffset>
                </wp:positionV>
                <wp:extent cx="1501775" cy="558800"/>
                <wp:effectExtent b="0" l="0" r="0" t="0"/>
                <wp:wrapNone/>
                <wp:docPr id="284" name="image34.png"/>
                <a:graphic>
                  <a:graphicData uri="http://schemas.openxmlformats.org/drawingml/2006/picture">
                    <pic:pic>
                      <pic:nvPicPr>
                        <pic:cNvPr id="0" name="image34.png"/>
                        <pic:cNvPicPr preferRelativeResize="0"/>
                      </pic:nvPicPr>
                      <pic:blipFill>
                        <a:blip r:embed="rId54"/>
                        <a:srcRect/>
                        <a:stretch>
                          <a:fillRect/>
                        </a:stretch>
                      </pic:blipFill>
                      <pic:spPr>
                        <a:xfrm>
                          <a:off x="0" y="0"/>
                          <a:ext cx="1501775"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76200</wp:posOffset>
                </wp:positionV>
                <wp:extent cx="1530906" cy="906432"/>
                <wp:effectExtent b="0" l="0" r="0" t="0"/>
                <wp:wrapNone/>
                <wp:docPr id="285" name=""/>
                <a:graphic>
                  <a:graphicData uri="http://schemas.microsoft.com/office/word/2010/wordprocessingShape">
                    <wps:wsp>
                      <wps:cNvCnPr/>
                      <wps:spPr>
                        <a:xfrm flipH="1" rot="10800000">
                          <a:off x="4631347" y="3377584"/>
                          <a:ext cx="1429306" cy="804833"/>
                        </a:xfrm>
                        <a:prstGeom prst="bentConnector3">
                          <a:avLst>
                            <a:gd fmla="val 45169" name="adj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76200</wp:posOffset>
                </wp:positionV>
                <wp:extent cx="1530906" cy="906432"/>
                <wp:effectExtent b="0" l="0" r="0" t="0"/>
                <wp:wrapNone/>
                <wp:docPr id="285" name="image35.png"/>
                <a:graphic>
                  <a:graphicData uri="http://schemas.openxmlformats.org/drawingml/2006/picture">
                    <pic:pic>
                      <pic:nvPicPr>
                        <pic:cNvPr id="0" name="image35.png"/>
                        <pic:cNvPicPr preferRelativeResize="0"/>
                      </pic:nvPicPr>
                      <pic:blipFill>
                        <a:blip r:embed="rId55"/>
                        <a:srcRect/>
                        <a:stretch>
                          <a:fillRect/>
                        </a:stretch>
                      </pic:blipFill>
                      <pic:spPr>
                        <a:xfrm>
                          <a:off x="0" y="0"/>
                          <a:ext cx="1530906" cy="906432"/>
                        </a:xfrm>
                        <a:prstGeom prst="rect"/>
                        <a:ln/>
                      </pic:spPr>
                    </pic:pic>
                  </a:graphicData>
                </a:graphic>
              </wp:anchor>
            </w:drawing>
          </mc:Fallback>
        </mc:AlternateContent>
      </w:r>
    </w:p>
    <w:p w:rsidR="00000000" w:rsidDel="00000000" w:rsidP="00000000" w:rsidRDefault="00000000" w:rsidRPr="00000000" w14:paraId="000002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63500</wp:posOffset>
                </wp:positionV>
                <wp:extent cx="473075" cy="390525"/>
                <wp:effectExtent b="0" l="0" r="0" t="0"/>
                <wp:wrapNone/>
                <wp:docPr id="286" name=""/>
                <a:graphic>
                  <a:graphicData uri="http://schemas.microsoft.com/office/word/2010/wordprocessingShape">
                    <wps:wsp>
                      <wps:cNvSpPr/>
                      <wps:cNvPr id="30" name="Shape 30"/>
                      <wps:spPr>
                        <a:xfrm>
                          <a:off x="5160263" y="3635538"/>
                          <a:ext cx="371475" cy="288925"/>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63500</wp:posOffset>
                </wp:positionV>
                <wp:extent cx="473075" cy="390525"/>
                <wp:effectExtent b="0" l="0" r="0" t="0"/>
                <wp:wrapNone/>
                <wp:docPr id="286" name="image36.png"/>
                <a:graphic>
                  <a:graphicData uri="http://schemas.openxmlformats.org/drawingml/2006/picture">
                    <pic:pic>
                      <pic:nvPicPr>
                        <pic:cNvPr id="0" name="image36.png"/>
                        <pic:cNvPicPr preferRelativeResize="0"/>
                      </pic:nvPicPr>
                      <pic:blipFill>
                        <a:blip r:embed="rId56"/>
                        <a:srcRect/>
                        <a:stretch>
                          <a:fillRect/>
                        </a:stretch>
                      </pic:blipFill>
                      <pic:spPr>
                        <a:xfrm>
                          <a:off x="0" y="0"/>
                          <a:ext cx="47307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25400</wp:posOffset>
                </wp:positionV>
                <wp:extent cx="1327150" cy="1229995"/>
                <wp:effectExtent b="0" l="0" r="0" t="0"/>
                <wp:wrapNone/>
                <wp:docPr id="291" name=""/>
                <a:graphic>
                  <a:graphicData uri="http://schemas.microsoft.com/office/word/2010/wordprocessingShape">
                    <wps:wsp>
                      <wps:cNvSpPr/>
                      <wps:cNvPr id="35" name="Shape 35"/>
                      <wps:spPr>
                        <a:xfrm>
                          <a:off x="4733225" y="3215803"/>
                          <a:ext cx="1225550" cy="1128395"/>
                        </a:xfrm>
                        <a:prstGeom prst="diamond">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Cumple?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25400</wp:posOffset>
                </wp:positionV>
                <wp:extent cx="1327150" cy="1229995"/>
                <wp:effectExtent b="0" l="0" r="0" t="0"/>
                <wp:wrapNone/>
                <wp:docPr id="291" name="image42.png"/>
                <a:graphic>
                  <a:graphicData uri="http://schemas.openxmlformats.org/drawingml/2006/picture">
                    <pic:pic>
                      <pic:nvPicPr>
                        <pic:cNvPr id="0" name="image42.png"/>
                        <pic:cNvPicPr preferRelativeResize="0"/>
                      </pic:nvPicPr>
                      <pic:blipFill>
                        <a:blip r:embed="rId57"/>
                        <a:srcRect/>
                        <a:stretch>
                          <a:fillRect/>
                        </a:stretch>
                      </pic:blipFill>
                      <pic:spPr>
                        <a:xfrm>
                          <a:off x="0" y="0"/>
                          <a:ext cx="1327150" cy="1229995"/>
                        </a:xfrm>
                        <a:prstGeom prst="rect"/>
                        <a:ln/>
                      </pic:spPr>
                    </pic:pic>
                  </a:graphicData>
                </a:graphic>
              </wp:anchor>
            </w:drawing>
          </mc:Fallback>
        </mc:AlternateContent>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-12699</wp:posOffset>
                </wp:positionV>
                <wp:extent cx="1144905" cy="682471"/>
                <wp:effectExtent b="0" l="0" r="0" t="0"/>
                <wp:wrapNone/>
                <wp:docPr id="292" name=""/>
                <a:graphic>
                  <a:graphicData uri="http://schemas.microsoft.com/office/word/2010/wordprocessingShape">
                    <wps:wsp>
                      <wps:cNvSpPr/>
                      <wps:cNvPr id="36" name="Shape 36"/>
                      <wps:spPr>
                        <a:xfrm>
                          <a:off x="4824348" y="3489565"/>
                          <a:ext cx="1043305" cy="580871"/>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Fin  proceso de Reclutamiento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-12699</wp:posOffset>
                </wp:positionV>
                <wp:extent cx="1144905" cy="682471"/>
                <wp:effectExtent b="0" l="0" r="0" t="0"/>
                <wp:wrapNone/>
                <wp:docPr id="292" name="image43.png"/>
                <a:graphic>
                  <a:graphicData uri="http://schemas.openxmlformats.org/drawingml/2006/picture">
                    <pic:pic>
                      <pic:nvPicPr>
                        <pic:cNvPr id="0" name="image43.png"/>
                        <pic:cNvPicPr preferRelativeResize="0"/>
                      </pic:nvPicPr>
                      <pic:blipFill>
                        <a:blip r:embed="rId58"/>
                        <a:srcRect/>
                        <a:stretch>
                          <a:fillRect/>
                        </a:stretch>
                      </pic:blipFill>
                      <pic:spPr>
                        <a:xfrm>
                          <a:off x="0" y="0"/>
                          <a:ext cx="1144905" cy="68247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5207000</wp:posOffset>
                </wp:positionH>
                <wp:positionV relativeFrom="paragraph">
                  <wp:posOffset>-12699</wp:posOffset>
                </wp:positionV>
                <wp:extent cx="1128249" cy="681990"/>
                <wp:effectExtent b="0" l="0" r="0" t="0"/>
                <wp:wrapNone/>
                <wp:docPr id="293" name=""/>
                <a:graphic>
                  <a:graphicData uri="http://schemas.microsoft.com/office/word/2010/wordprocessingShape">
                    <wps:wsp>
                      <wps:cNvSpPr/>
                      <wps:cNvPr id="37" name="Shape 37"/>
                      <wps:spPr>
                        <a:xfrm>
                          <a:off x="4832676" y="3489805"/>
                          <a:ext cx="1026649" cy="58039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Inicia el proceso de selección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5207000</wp:posOffset>
                </wp:positionH>
                <wp:positionV relativeFrom="paragraph">
                  <wp:posOffset>-12699</wp:posOffset>
                </wp:positionV>
                <wp:extent cx="1128249" cy="681990"/>
                <wp:effectExtent b="0" l="0" r="0" t="0"/>
                <wp:wrapNone/>
                <wp:docPr id="293" name="image44.png"/>
                <a:graphic>
                  <a:graphicData uri="http://schemas.openxmlformats.org/drawingml/2006/picture">
                    <pic:pic>
                      <pic:nvPicPr>
                        <pic:cNvPr id="0" name="image44.png"/>
                        <pic:cNvPicPr preferRelativeResize="0"/>
                      </pic:nvPicPr>
                      <pic:blipFill>
                        <a:blip r:embed="rId59"/>
                        <a:srcRect/>
                        <a:stretch>
                          <a:fillRect/>
                        </a:stretch>
                      </pic:blipFill>
                      <pic:spPr>
                        <a:xfrm>
                          <a:off x="0" y="0"/>
                          <a:ext cx="1128249" cy="681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0</wp:posOffset>
                </wp:positionV>
                <wp:extent cx="288965" cy="101600"/>
                <wp:effectExtent b="0" l="0" r="0" t="0"/>
                <wp:wrapNone/>
                <wp:docPr id="294" name=""/>
                <a:graphic>
                  <a:graphicData uri="http://schemas.microsoft.com/office/word/2010/wordprocessingShape">
                    <wps:wsp>
                      <wps:cNvCnPr/>
                      <wps:spPr>
                        <a:xfrm>
                          <a:off x="5239618" y="3780000"/>
                          <a:ext cx="212765"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0</wp:posOffset>
                </wp:positionV>
                <wp:extent cx="288965" cy="101600"/>
                <wp:effectExtent b="0" l="0" r="0" t="0"/>
                <wp:wrapNone/>
                <wp:docPr id="294" name="image45.png"/>
                <a:graphic>
                  <a:graphicData uri="http://schemas.openxmlformats.org/drawingml/2006/picture">
                    <pic:pic>
                      <pic:nvPicPr>
                        <pic:cNvPr id="0" name="image45.png"/>
                        <pic:cNvPicPr preferRelativeResize="0"/>
                      </pic:nvPicPr>
                      <pic:blipFill>
                        <a:blip r:embed="rId60"/>
                        <a:srcRect/>
                        <a:stretch>
                          <a:fillRect/>
                        </a:stretch>
                      </pic:blipFill>
                      <pic:spPr>
                        <a:xfrm>
                          <a:off x="0" y="0"/>
                          <a:ext cx="288965" cy="101600"/>
                        </a:xfrm>
                        <a:prstGeom prst="rect"/>
                        <a:ln/>
                      </pic:spPr>
                    </pic:pic>
                  </a:graphicData>
                </a:graphic>
              </wp:anchor>
            </w:drawing>
          </mc:Fallback>
        </mc:AlternateContent>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76200</wp:posOffset>
                </wp:positionV>
                <wp:extent cx="470768" cy="338455"/>
                <wp:effectExtent b="0" l="0" r="0" t="0"/>
                <wp:wrapNone/>
                <wp:docPr id="287" name=""/>
                <a:graphic>
                  <a:graphicData uri="http://schemas.microsoft.com/office/word/2010/wordprocessingShape">
                    <wps:wsp>
                      <wps:cNvSpPr/>
                      <wps:cNvPr id="31" name="Shape 31"/>
                      <wps:spPr>
                        <a:xfrm>
                          <a:off x="5161416" y="3661573"/>
                          <a:ext cx="369168" cy="236855"/>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76200</wp:posOffset>
                </wp:positionV>
                <wp:extent cx="470768" cy="338455"/>
                <wp:effectExtent b="0" l="0" r="0" t="0"/>
                <wp:wrapNone/>
                <wp:docPr id="287" name="image37.png"/>
                <a:graphic>
                  <a:graphicData uri="http://schemas.openxmlformats.org/drawingml/2006/picture">
                    <pic:pic>
                      <pic:nvPicPr>
                        <pic:cNvPr id="0" name="image37.png"/>
                        <pic:cNvPicPr preferRelativeResize="0"/>
                      </pic:nvPicPr>
                      <pic:blipFill>
                        <a:blip r:embed="rId61"/>
                        <a:srcRect/>
                        <a:stretch>
                          <a:fillRect/>
                        </a:stretch>
                      </pic:blipFill>
                      <pic:spPr>
                        <a:xfrm>
                          <a:off x="0" y="0"/>
                          <a:ext cx="470768" cy="338455"/>
                        </a:xfrm>
                        <a:prstGeom prst="rect"/>
                        <a:ln/>
                      </pic:spPr>
                    </pic:pic>
                  </a:graphicData>
                </a:graphic>
              </wp:anchor>
            </w:drawing>
          </mc:Fallback>
        </mc:AlternateContent>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-12699</wp:posOffset>
                </wp:positionV>
                <wp:extent cx="1553209" cy="422909"/>
                <wp:effectExtent b="0" l="0" r="0" t="0"/>
                <wp:wrapNone/>
                <wp:docPr id="288" name=""/>
                <a:graphic>
                  <a:graphicData uri="http://schemas.microsoft.com/office/word/2010/wordprocessingShape">
                    <wps:wsp>
                      <wps:cNvCnPr/>
                      <wps:spPr>
                        <a:xfrm flipH="1" rot="10800000">
                          <a:off x="4620195" y="3619345"/>
                          <a:ext cx="1451610" cy="321310"/>
                        </a:xfrm>
                        <a:prstGeom prst="bentConnector3">
                          <a:avLst>
                            <a:gd fmla="val 100231" name="adj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-12699</wp:posOffset>
                </wp:positionV>
                <wp:extent cx="1553209" cy="422909"/>
                <wp:effectExtent b="0" l="0" r="0" t="0"/>
                <wp:wrapNone/>
                <wp:docPr id="288" name="image38.png"/>
                <a:graphic>
                  <a:graphicData uri="http://schemas.openxmlformats.org/drawingml/2006/picture">
                    <pic:pic>
                      <pic:nvPicPr>
                        <pic:cNvPr id="0" name="image38.png"/>
                        <pic:cNvPicPr preferRelativeResize="0"/>
                      </pic:nvPicPr>
                      <pic:blipFill>
                        <a:blip r:embed="rId62"/>
                        <a:srcRect/>
                        <a:stretch>
                          <a:fillRect/>
                        </a:stretch>
                      </pic:blipFill>
                      <pic:spPr>
                        <a:xfrm>
                          <a:off x="0" y="0"/>
                          <a:ext cx="1553209" cy="4229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-12699</wp:posOffset>
                </wp:positionV>
                <wp:extent cx="405545" cy="101600"/>
                <wp:effectExtent b="0" l="0" r="0" t="0"/>
                <wp:wrapNone/>
                <wp:docPr id="289" name=""/>
                <a:graphic>
                  <a:graphicData uri="http://schemas.microsoft.com/office/word/2010/wordprocessingShape">
                    <wps:wsp>
                      <wps:cNvCnPr/>
                      <wps:spPr>
                        <a:xfrm>
                          <a:off x="5181328" y="3780000"/>
                          <a:ext cx="329345"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-12699</wp:posOffset>
                </wp:positionV>
                <wp:extent cx="405545" cy="101600"/>
                <wp:effectExtent b="0" l="0" r="0" t="0"/>
                <wp:wrapNone/>
                <wp:docPr id="289" name="image39.png"/>
                <a:graphic>
                  <a:graphicData uri="http://schemas.openxmlformats.org/drawingml/2006/picture">
                    <pic:pic>
                      <pic:nvPicPr>
                        <pic:cNvPr id="0" name="image39.png"/>
                        <pic:cNvPicPr preferRelativeResize="0"/>
                      </pic:nvPicPr>
                      <pic:blipFill>
                        <a:blip r:embed="rId63"/>
                        <a:srcRect/>
                        <a:stretch>
                          <a:fillRect/>
                        </a:stretch>
                      </pic:blipFill>
                      <pic:spPr>
                        <a:xfrm>
                          <a:off x="0" y="0"/>
                          <a:ext cx="405545" cy="101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-12699</wp:posOffset>
                </wp:positionV>
                <wp:extent cx="360491" cy="101600"/>
                <wp:effectExtent b="0" l="0" r="0" t="0"/>
                <wp:wrapNone/>
                <wp:docPr id="290" name=""/>
                <a:graphic>
                  <a:graphicData uri="http://schemas.microsoft.com/office/word/2010/wordprocessingShape">
                    <wps:wsp>
                      <wps:cNvCnPr/>
                      <wps:spPr>
                        <a:xfrm>
                          <a:off x="5203855" y="3780000"/>
                          <a:ext cx="284291"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-12699</wp:posOffset>
                </wp:positionV>
                <wp:extent cx="360491" cy="101600"/>
                <wp:effectExtent b="0" l="0" r="0" t="0"/>
                <wp:wrapNone/>
                <wp:docPr id="290" name="image41.png"/>
                <a:graphic>
                  <a:graphicData uri="http://schemas.openxmlformats.org/drawingml/2006/picture">
                    <pic:pic>
                      <pic:nvPicPr>
                        <pic:cNvPr id="0" name="image41.png"/>
                        <pic:cNvPicPr preferRelativeResize="0"/>
                      </pic:nvPicPr>
                      <pic:blipFill>
                        <a:blip r:embed="rId64"/>
                        <a:srcRect/>
                        <a:stretch>
                          <a:fillRect/>
                        </a:stretch>
                      </pic:blipFill>
                      <pic:spPr>
                        <a:xfrm>
                          <a:off x="0" y="0"/>
                          <a:ext cx="360491" cy="101600"/>
                        </a:xfrm>
                        <a:prstGeom prst="rect"/>
                        <a:ln/>
                      </pic:spPr>
                    </pic:pic>
                  </a:graphicData>
                </a:graphic>
              </wp:anchor>
            </w:drawing>
          </mc:Fallback>
        </mc:AlternateContent>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49">
      <w:pPr>
        <w:numPr>
          <w:ilvl w:val="0"/>
          <w:numId w:val="2"/>
        </w:numPr>
        <w:pBdr>
          <w:top w:space="0" w:sz="0" w:val="nil"/>
          <w:left w:space="0" w:sz="0" w:val="nil"/>
          <w:bottom w:space="0" w:sz="0" w:val="nil"/>
          <w:right w:space="0" w:sz="0" w:val="nil"/>
          <w:between w:space="0" w:sz="0" w:val="nil"/>
        </w:pBdr>
        <w:spacing w:after="120" w:line="276" w:lineRule="auto"/>
        <w:ind w:left="426" w:hanging="284"/>
        <w:jc w:val="both"/>
        <w:rPr/>
      </w:pPr>
      <w:r w:rsidDel="00000000" w:rsidR="00000000" w:rsidRPr="00000000">
        <w:rPr>
          <w:rFonts w:ascii="Arial" w:cs="Arial" w:eastAsia="Arial" w:hAnsi="Arial"/>
          <w:b w:val="1"/>
          <w:color w:val="000000"/>
          <w:sz w:val="20"/>
          <w:szCs w:val="20"/>
          <w:rtl w:val="0"/>
        </w:rPr>
        <w:t xml:space="preserve">ACTIVIDADES DIDÁCTICAS </w:t>
      </w:r>
      <w:r w:rsidDel="00000000" w:rsidR="00000000" w:rsidRPr="00000000">
        <w:rPr>
          <w:rtl w:val="0"/>
        </w:rPr>
      </w:r>
    </w:p>
    <w:p w:rsidR="00000000" w:rsidDel="00000000" w:rsidP="00000000" w:rsidRDefault="00000000" w:rsidRPr="00000000" w14:paraId="0000024A">
      <w:pPr>
        <w:spacing w:after="120" w:line="276" w:lineRule="auto"/>
        <w:ind w:left="426" w:firstLine="0"/>
        <w:jc w:val="both"/>
        <w:rPr>
          <w:rFonts w:ascii="Arial" w:cs="Arial" w:eastAsia="Arial" w:hAnsi="Arial"/>
          <w:color w:val="7f7f7f"/>
          <w:sz w:val="20"/>
          <w:szCs w:val="20"/>
        </w:rPr>
      </w:pPr>
      <w:r w:rsidDel="00000000" w:rsidR="00000000" w:rsidRPr="00000000">
        <w:rPr>
          <w:rtl w:val="0"/>
        </w:rPr>
      </w:r>
    </w:p>
    <w:tbl>
      <w:tblPr>
        <w:tblStyle w:val="Table3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B">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D">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24E">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Gestionar el proceso de reclutamiento de personal </w:t>
            </w:r>
          </w:p>
        </w:tc>
      </w:tr>
      <w:tr>
        <w:trPr>
          <w:cantSplit w:val="0"/>
          <w:trHeight w:val="806" w:hRule="atLeast"/>
          <w:tblHeader w:val="0"/>
        </w:trPr>
        <w:tc>
          <w:tcPr>
            <w:shd w:fill="fac896" w:val="clear"/>
            <w:vAlign w:val="center"/>
          </w:tcPr>
          <w:p w:rsidR="00000000" w:rsidDel="00000000" w:rsidP="00000000" w:rsidRDefault="00000000" w:rsidRPr="00000000" w14:paraId="0000024F">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250">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highlight w:val="white"/>
                <w:rtl w:val="0"/>
              </w:rPr>
              <w:t xml:space="preserve">Verificar el aprendizaje de los elementos claves que componen la planeación del proceso de preselección de candidatos.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1">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52">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Falso y verdadero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3">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25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55">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Nombre del archivo: CF10_134206_actividad didáctica1</w:t>
            </w:r>
          </w:p>
          <w:p w:rsidR="00000000" w:rsidDel="00000000" w:rsidP="00000000" w:rsidRDefault="00000000" w:rsidRPr="00000000" w14:paraId="00000256">
            <w:pPr>
              <w:spacing w:after="120" w:line="276" w:lineRule="auto"/>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257">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8">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pPr>
      <w:r w:rsidDel="00000000" w:rsidR="00000000" w:rsidRPr="00000000">
        <w:rPr>
          <w:rFonts w:ascii="Arial" w:cs="Arial" w:eastAsia="Arial" w:hAnsi="Arial"/>
          <w:b w:val="1"/>
          <w:color w:val="000000"/>
          <w:sz w:val="20"/>
          <w:szCs w:val="20"/>
          <w:rtl w:val="0"/>
        </w:rPr>
        <w:t xml:space="preserve">MATERIAL COMPLEMENTARIO:</w:t>
      </w:r>
      <w:r w:rsidDel="00000000" w:rsidR="00000000" w:rsidRPr="00000000">
        <w:rPr>
          <w:rtl w:val="0"/>
        </w:rPr>
      </w:r>
    </w:p>
    <w:p w:rsidR="00000000" w:rsidDel="00000000" w:rsidP="00000000" w:rsidRDefault="00000000" w:rsidRPr="00000000" w14:paraId="00000259">
      <w:pPr>
        <w:spacing w:after="120" w:line="276" w:lineRule="auto"/>
        <w:rPr>
          <w:rFonts w:ascii="Arial" w:cs="Arial" w:eastAsia="Arial" w:hAnsi="Arial"/>
          <w:sz w:val="20"/>
          <w:szCs w:val="20"/>
        </w:rPr>
      </w:pPr>
      <w:r w:rsidDel="00000000" w:rsidR="00000000" w:rsidRPr="00000000">
        <w:rPr>
          <w:rtl w:val="0"/>
        </w:rPr>
      </w:r>
    </w:p>
    <w:tbl>
      <w:tblPr>
        <w:tblStyle w:val="Table3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B">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25D">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25F">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Convocatoria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highlight w:val="white"/>
                <w:rtl w:val="0"/>
              </w:rPr>
              <w:t xml:space="preserve">Canal P. (2015). </w:t>
            </w:r>
            <w:r w:rsidDel="00000000" w:rsidR="00000000" w:rsidRPr="00000000">
              <w:rPr>
                <w:rFonts w:ascii="Arial" w:cs="Arial" w:eastAsia="Arial" w:hAnsi="Arial"/>
                <w:b w:val="0"/>
                <w:i w:val="1"/>
                <w:color w:val="000000"/>
                <w:sz w:val="20"/>
                <w:szCs w:val="20"/>
                <w:highlight w:val="white"/>
                <w:rtl w:val="0"/>
              </w:rPr>
              <w:t xml:space="preserve">Cómo crear una oferta de empleo atractiva.</w:t>
            </w:r>
            <w:r w:rsidDel="00000000" w:rsidR="00000000" w:rsidRPr="00000000">
              <w:rPr>
                <w:rFonts w:ascii="Arial" w:cs="Arial" w:eastAsia="Arial" w:hAnsi="Arial"/>
                <w:b w:val="0"/>
                <w:color w:val="000000"/>
                <w:sz w:val="20"/>
                <w:szCs w:val="20"/>
                <w:highlight w:val="white"/>
                <w:rtl w:val="0"/>
              </w:rPr>
              <w:t xml:space="preserve"> </w:t>
            </w:r>
            <w:hyperlink r:id="rId65">
              <w:r w:rsidDel="00000000" w:rsidR="00000000" w:rsidRPr="00000000">
                <w:rPr>
                  <w:rFonts w:ascii="Arial" w:cs="Arial" w:eastAsia="Arial" w:hAnsi="Arial"/>
                  <w:b w:val="0"/>
                  <w:color w:val="0000ff"/>
                  <w:sz w:val="20"/>
                  <w:szCs w:val="20"/>
                  <w:highlight w:val="white"/>
                  <w:u w:val="single"/>
                  <w:rtl w:val="0"/>
                </w:rPr>
                <w:t xml:space="preserve">https://www.iebschool.com/blog/como-crear-oferta-empleo-atractiva-reclutamiento-seleccion/</w:t>
              </w:r>
            </w:hyperlink>
            <w:r w:rsidDel="00000000" w:rsidR="00000000" w:rsidRPr="00000000">
              <w:rPr>
                <w:rFonts w:ascii="Arial" w:cs="Arial" w:eastAsia="Arial" w:hAnsi="Arial"/>
                <w:b w:val="0"/>
                <w:color w:val="5f5f5f"/>
                <w:sz w:val="20"/>
                <w:szCs w:val="20"/>
                <w:highlight w:val="white"/>
                <w:u w:val="single"/>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spacing w:after="120" w:line="276" w:lineRule="auto"/>
              <w:rPr>
                <w:rFonts w:ascii="Arial" w:cs="Arial" w:eastAsia="Arial" w:hAnsi="Arial"/>
                <w:b w:val="0"/>
                <w:sz w:val="20"/>
                <w:szCs w:val="20"/>
              </w:rPr>
            </w:pPr>
            <w:hyperlink r:id="rId66">
              <w:r w:rsidDel="00000000" w:rsidR="00000000" w:rsidRPr="00000000">
                <w:rPr>
                  <w:rFonts w:ascii="Arial" w:cs="Arial" w:eastAsia="Arial" w:hAnsi="Arial"/>
                  <w:b w:val="0"/>
                  <w:color w:val="0000ff"/>
                  <w:sz w:val="20"/>
                  <w:szCs w:val="20"/>
                  <w:highlight w:val="white"/>
                  <w:u w:val="single"/>
                  <w:rtl w:val="0"/>
                </w:rPr>
                <w:t xml:space="preserve">https://www.iebschool.com/blog/como-crear-oferta-empleo-atractiva-reclutamiento-seleccion/</w:t>
              </w:r>
            </w:hyperlink>
            <w:r w:rsidDel="00000000" w:rsidR="00000000" w:rsidRPr="00000000">
              <w:rPr>
                <w:rFonts w:ascii="Arial" w:cs="Arial" w:eastAsia="Arial" w:hAnsi="Arial"/>
                <w:b w:val="0"/>
                <w:color w:val="5f5f5f"/>
                <w:sz w:val="20"/>
                <w:szCs w:val="20"/>
                <w:highlight w:val="white"/>
                <w:u w:val="single"/>
                <w:rtl w:val="0"/>
              </w:rPr>
              <w:t xml:space="preserve">  </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Recepción y análisis de hojas de 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Bizneo HR Software. (2021). </w:t>
            </w:r>
            <w:r w:rsidDel="00000000" w:rsidR="00000000" w:rsidRPr="00000000">
              <w:rPr>
                <w:rFonts w:ascii="Arial" w:cs="Arial" w:eastAsia="Arial" w:hAnsi="Arial"/>
                <w:b w:val="0"/>
                <w:i w:val="1"/>
                <w:color w:val="000000"/>
                <w:sz w:val="20"/>
                <w:szCs w:val="20"/>
                <w:rtl w:val="0"/>
              </w:rPr>
              <w:t xml:space="preserve">Cómo identificar una buena hoja de vida en 8 pasos.</w:t>
            </w:r>
            <w:r w:rsidDel="00000000" w:rsidR="00000000" w:rsidRPr="00000000">
              <w:rPr>
                <w:rFonts w:ascii="Arial" w:cs="Arial" w:eastAsia="Arial" w:hAnsi="Arial"/>
                <w:b w:val="0"/>
                <w:color w:val="000000"/>
                <w:sz w:val="20"/>
                <w:szCs w:val="20"/>
                <w:rtl w:val="0"/>
              </w:rPr>
              <w:t xml:space="preserve"> </w:t>
            </w:r>
            <w:hyperlink r:id="rId67">
              <w:r w:rsidDel="00000000" w:rsidR="00000000" w:rsidRPr="00000000">
                <w:rPr>
                  <w:rFonts w:ascii="Arial" w:cs="Arial" w:eastAsia="Arial" w:hAnsi="Arial"/>
                  <w:b w:val="0"/>
                  <w:color w:val="0000ff"/>
                  <w:sz w:val="20"/>
                  <w:szCs w:val="20"/>
                  <w:u w:val="single"/>
                  <w:rtl w:val="0"/>
                </w:rPr>
                <w:t xml:space="preserve">https://www.bizneo.com/blog/hoja-de-vida/</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spacing w:after="120" w:line="276" w:lineRule="auto"/>
              <w:rPr>
                <w:rFonts w:ascii="Arial" w:cs="Arial" w:eastAsia="Arial" w:hAnsi="Arial"/>
                <w:b w:val="0"/>
                <w:sz w:val="20"/>
                <w:szCs w:val="20"/>
              </w:rPr>
            </w:pPr>
            <w:hyperlink r:id="rId68">
              <w:r w:rsidDel="00000000" w:rsidR="00000000" w:rsidRPr="00000000">
                <w:rPr>
                  <w:rFonts w:ascii="Arial" w:cs="Arial" w:eastAsia="Arial" w:hAnsi="Arial"/>
                  <w:b w:val="0"/>
                  <w:color w:val="0000ff"/>
                  <w:sz w:val="20"/>
                  <w:szCs w:val="20"/>
                  <w:u w:val="single"/>
                  <w:rtl w:val="0"/>
                </w:rPr>
                <w:t xml:space="preserve">https://www.bizneo.com/blog/hoja-de-vida/</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Recepción y análisis de hojas de 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Adriana M. (2019). </w:t>
            </w:r>
            <w:r w:rsidDel="00000000" w:rsidR="00000000" w:rsidRPr="00000000">
              <w:rPr>
                <w:rFonts w:ascii="Arial" w:cs="Arial" w:eastAsia="Arial" w:hAnsi="Arial"/>
                <w:b w:val="0"/>
                <w:i w:val="1"/>
                <w:color w:val="000000"/>
                <w:sz w:val="20"/>
                <w:szCs w:val="20"/>
                <w:rtl w:val="0"/>
              </w:rPr>
              <w:t xml:space="preserve">Qué son y para qué sirven los ATS. </w:t>
            </w:r>
            <w:hyperlink r:id="rId69">
              <w:r w:rsidDel="00000000" w:rsidR="00000000" w:rsidRPr="00000000">
                <w:rPr>
                  <w:rFonts w:ascii="Arial" w:cs="Arial" w:eastAsia="Arial" w:hAnsi="Arial"/>
                  <w:b w:val="0"/>
                  <w:color w:val="0000ff"/>
                  <w:sz w:val="20"/>
                  <w:szCs w:val="20"/>
                  <w:u w:val="single"/>
                  <w:rtl w:val="0"/>
                </w:rPr>
                <w:t xml:space="preserve">https://empresas.infoempleo.com/hrtrends/ats-reclutamiento</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spacing w:after="120" w:line="276" w:lineRule="auto"/>
              <w:rPr>
                <w:rFonts w:ascii="Arial" w:cs="Arial" w:eastAsia="Arial" w:hAnsi="Arial"/>
                <w:b w:val="0"/>
                <w:sz w:val="20"/>
                <w:szCs w:val="20"/>
              </w:rPr>
            </w:pPr>
            <w:hyperlink r:id="rId70">
              <w:r w:rsidDel="00000000" w:rsidR="00000000" w:rsidRPr="00000000">
                <w:rPr>
                  <w:rFonts w:ascii="Arial" w:cs="Arial" w:eastAsia="Arial" w:hAnsi="Arial"/>
                  <w:b w:val="0"/>
                  <w:color w:val="0000ff"/>
                  <w:sz w:val="20"/>
                  <w:szCs w:val="20"/>
                  <w:u w:val="single"/>
                  <w:rtl w:val="0"/>
                </w:rPr>
                <w:t xml:space="preserve">https://empresas.infoempleo.com/hrtrends/ats-reclutamiento</w:t>
              </w:r>
            </w:hyperlink>
            <w:r w:rsidDel="00000000" w:rsidR="00000000" w:rsidRPr="00000000">
              <w:rPr>
                <w:rtl w:val="0"/>
              </w:rPr>
            </w:r>
          </w:p>
        </w:tc>
      </w:tr>
      <w:tr>
        <w:trPr>
          <w:cantSplit w:val="0"/>
          <w:trHeight w:val="261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Evaluación de antecedentes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Ley 1581 2012. Por la cual se dictan disposiciones generales para la protección de datos personales. Octubre 17 de 2012. DO.No.48587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spacing w:after="120" w:line="276" w:lineRule="auto"/>
              <w:rPr>
                <w:rFonts w:ascii="Arial" w:cs="Arial" w:eastAsia="Arial" w:hAnsi="Arial"/>
                <w:b w:val="0"/>
                <w:sz w:val="20"/>
                <w:szCs w:val="20"/>
              </w:rPr>
            </w:pPr>
            <w:hyperlink r:id="rId71">
              <w:r w:rsidDel="00000000" w:rsidR="00000000" w:rsidRPr="00000000">
                <w:rPr>
                  <w:rFonts w:ascii="Arial" w:cs="Arial" w:eastAsia="Arial" w:hAnsi="Arial"/>
                  <w:b w:val="0"/>
                  <w:color w:val="0000ff"/>
                  <w:sz w:val="20"/>
                  <w:szCs w:val="20"/>
                  <w:u w:val="single"/>
                  <w:rtl w:val="0"/>
                </w:rPr>
                <w:t xml:space="preserve">https://sena-globallex-info.bdigital.sena.edu.co/normativa/detalle/ley-1581-de-2012-24760/pdf</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Evaluación del reclutamiento de personal en las organizaciones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Centro de gestión empresarial. (2019). Como elaborar una lista de chequeo.</w:t>
            </w:r>
            <w:r w:rsidDel="00000000" w:rsidR="00000000" w:rsidRPr="00000000">
              <w:rPr>
                <w:rFonts w:ascii="Arial" w:cs="Arial" w:eastAsia="Arial" w:hAnsi="Arial"/>
                <w:sz w:val="20"/>
                <w:szCs w:val="20"/>
                <w:rtl w:val="0"/>
              </w:rPr>
              <w:t xml:space="preserve"> </w:t>
            </w:r>
            <w:hyperlink r:id="rId72">
              <w:r w:rsidDel="00000000" w:rsidR="00000000" w:rsidRPr="00000000">
                <w:rPr>
                  <w:rFonts w:ascii="Arial" w:cs="Arial" w:eastAsia="Arial" w:hAnsi="Arial"/>
                  <w:color w:val="0000ff"/>
                  <w:sz w:val="20"/>
                  <w:szCs w:val="20"/>
                  <w:u w:val="single"/>
                  <w:rtl w:val="0"/>
                </w:rPr>
                <w:t xml:space="preserve">https://iso9001-calidad-total.com/2012/05/09/como-elaborar-listas-de-chequeo/</w:t>
              </w:r>
            </w:hyperlink>
            <w:r w:rsidDel="00000000" w:rsidR="00000000" w:rsidRPr="00000000">
              <w:rPr>
                <w:rtl w:val="0"/>
              </w:rPr>
            </w:r>
          </w:p>
          <w:p w:rsidR="00000000" w:rsidDel="00000000" w:rsidP="00000000" w:rsidRDefault="00000000" w:rsidRPr="00000000" w14:paraId="00000272">
            <w:pPr>
              <w:spacing w:after="120" w:line="276" w:lineRule="auto"/>
              <w:rPr>
                <w:rFonts w:ascii="Arial" w:cs="Arial" w:eastAsia="Arial" w:hAnsi="Arial"/>
                <w:b w:val="0"/>
                <w:color w:val="00000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spacing w:after="120" w:line="276" w:lineRule="auto"/>
              <w:rPr>
                <w:rFonts w:ascii="Arial" w:cs="Arial" w:eastAsia="Arial" w:hAnsi="Arial"/>
                <w:b w:val="0"/>
                <w:color w:val="000000"/>
                <w:sz w:val="20"/>
                <w:szCs w:val="20"/>
              </w:rPr>
            </w:pPr>
            <w:hyperlink r:id="rId73">
              <w:r w:rsidDel="00000000" w:rsidR="00000000" w:rsidRPr="00000000">
                <w:rPr>
                  <w:rFonts w:ascii="Arial" w:cs="Arial" w:eastAsia="Arial" w:hAnsi="Arial"/>
                  <w:b w:val="0"/>
                  <w:color w:val="0000ff"/>
                  <w:sz w:val="20"/>
                  <w:szCs w:val="20"/>
                  <w:u w:val="single"/>
                  <w:rtl w:val="0"/>
                </w:rPr>
                <w:t xml:space="preserve">https://iso9001-calidad-total.com/2012/05/09/como-elaborar-listas-de-chequeo/</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5">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Evaluación del reclutamiento de personal en las organizaciones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González J. (2021). Primeras consideraciones al recibir una hoja de vida</w:t>
            </w:r>
            <w:r w:rsidDel="00000000" w:rsidR="00000000" w:rsidRPr="00000000">
              <w:rPr>
                <w:rFonts w:ascii="Arial" w:cs="Arial" w:eastAsia="Arial" w:hAnsi="Arial"/>
                <w:b w:val="0"/>
                <w:color w:val="000000"/>
                <w:sz w:val="20"/>
                <w:szCs w:val="20"/>
                <w:rtl w:val="0"/>
              </w:rPr>
              <w:t xml:space="preserve">. </w:t>
            </w:r>
            <w:hyperlink r:id="rId74">
              <w:r w:rsidDel="00000000" w:rsidR="00000000" w:rsidRPr="00000000">
                <w:rPr>
                  <w:rFonts w:ascii="Arial" w:cs="Arial" w:eastAsia="Arial" w:hAnsi="Arial"/>
                  <w:b w:val="0"/>
                  <w:color w:val="0000ff"/>
                  <w:sz w:val="20"/>
                  <w:szCs w:val="20"/>
                  <w:u w:val="single"/>
                  <w:rtl w:val="0"/>
                </w:rPr>
                <w:t xml:space="preserve">https://www-gestionhumana-com.bdigital.sena.edu.co/cuales-son-las-principales-consideraciones-al-recibir-hojas-de-vida-en-video</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8">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hyperlink r:id="rId75">
              <w:r w:rsidDel="00000000" w:rsidR="00000000" w:rsidRPr="00000000">
                <w:rPr>
                  <w:rFonts w:ascii="Arial" w:cs="Arial" w:eastAsia="Arial" w:hAnsi="Arial"/>
                  <w:b w:val="0"/>
                  <w:color w:val="0000ff"/>
                  <w:sz w:val="20"/>
                  <w:szCs w:val="20"/>
                  <w:u w:val="single"/>
                  <w:rtl w:val="0"/>
                </w:rPr>
                <w:t xml:space="preserve">https://www-gestionhumana-com.bdigital.sena.edu.co/cuales-son-las-principales-consideraciones-al-recibir-hojas-de-vida-en-video</w:t>
              </w:r>
            </w:hyperlink>
            <w:r w:rsidDel="00000000" w:rsidR="00000000" w:rsidRPr="00000000">
              <w:rPr>
                <w:rtl w:val="0"/>
              </w:rPr>
            </w:r>
          </w:p>
        </w:tc>
      </w:tr>
    </w:tbl>
    <w:p w:rsidR="00000000" w:rsidDel="00000000" w:rsidP="00000000" w:rsidRDefault="00000000" w:rsidRPr="00000000" w14:paraId="00000279">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A">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F">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pPr>
      <w:r w:rsidDel="00000000" w:rsidR="00000000" w:rsidRPr="00000000">
        <w:rPr>
          <w:rFonts w:ascii="Arial" w:cs="Arial" w:eastAsia="Arial" w:hAnsi="Arial"/>
          <w:b w:val="1"/>
          <w:color w:val="000000"/>
          <w:sz w:val="20"/>
          <w:szCs w:val="20"/>
          <w:rtl w:val="0"/>
        </w:rPr>
        <w:t xml:space="preserve">GLOSARIO</w:t>
      </w: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808080"/>
          <w:sz w:val="20"/>
          <w:szCs w:val="20"/>
        </w:rPr>
      </w:pPr>
      <w:r w:rsidDel="00000000" w:rsidR="00000000" w:rsidRPr="00000000">
        <w:rPr>
          <w:rtl w:val="0"/>
        </w:rPr>
      </w:r>
    </w:p>
    <w:tbl>
      <w:tblPr>
        <w:tblStyle w:val="Table3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81">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82">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3">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Base de datos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C</w:t>
            </w:r>
            <w:r w:rsidDel="00000000" w:rsidR="00000000" w:rsidRPr="00000000">
              <w:rPr>
                <w:rFonts w:ascii="Arial" w:cs="Arial" w:eastAsia="Arial" w:hAnsi="Arial"/>
                <w:b w:val="0"/>
                <w:sz w:val="20"/>
                <w:szCs w:val="20"/>
                <w:rtl w:val="0"/>
              </w:rPr>
              <w:t xml:space="preserve">onjunto de datos pertenecientes a un mismo contexto, en este caso busca almacenar, sistemáticamente, los datos de los candidatos que participan en los procesos de selección de la organización y permite realizar consultas posteriores de las que se pueden extraer datos que permitan el cubrimiento de futuras vacantes.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5">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Capacidades </w:t>
            </w:r>
          </w:p>
        </w:tc>
        <w:tc>
          <w:tcPr>
            <w:tcMar>
              <w:top w:w="100.0" w:type="dxa"/>
              <w:left w:w="100.0" w:type="dxa"/>
              <w:bottom w:w="100.0" w:type="dxa"/>
              <w:right w:w="100.0" w:type="dxa"/>
            </w:tcMar>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Conocimiento, competencias y experiencia.</w:t>
            </w:r>
          </w:p>
        </w:tc>
      </w:tr>
      <w:tr>
        <w:trPr>
          <w:cantSplit w:val="0"/>
          <w:trHeight w:val="868" w:hRule="atLeast"/>
          <w:tblHeader w:val="0"/>
        </w:trPr>
        <w:tc>
          <w:tcPr>
            <w:tcMar>
              <w:top w:w="100.0" w:type="dxa"/>
              <w:left w:w="100.0" w:type="dxa"/>
              <w:bottom w:w="100.0" w:type="dxa"/>
              <w:right w:w="100.0" w:type="dxa"/>
            </w:tcMar>
          </w:tcPr>
          <w:p w:rsidR="00000000" w:rsidDel="00000000" w:rsidP="00000000" w:rsidRDefault="00000000" w:rsidRPr="00000000" w14:paraId="00000287">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Competencia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características</w:t>
            </w:r>
            <w:r w:rsidDel="00000000" w:rsidR="00000000" w:rsidRPr="00000000">
              <w:rPr>
                <w:rFonts w:ascii="Arial" w:cs="Arial" w:eastAsia="Arial" w:hAnsi="Arial"/>
                <w:b w:val="0"/>
                <w:sz w:val="20"/>
                <w:szCs w:val="20"/>
                <w:rtl w:val="0"/>
              </w:rPr>
              <w:t xml:space="preserve"> de personalidad, expresadas en comportamientos, que generan un desempeño exitoso en un puesto de trabajo.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9">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Conocimiento </w:t>
            </w:r>
          </w:p>
        </w:tc>
        <w:tc>
          <w:tcPr>
            <w:tcMar>
              <w:top w:w="100.0" w:type="dxa"/>
              <w:left w:w="100.0" w:type="dxa"/>
              <w:bottom w:w="100.0" w:type="dxa"/>
              <w:right w:w="100.0" w:type="dxa"/>
            </w:tcMar>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Conjunto de saberes ordenados sobre un tema en particular, materia o disciplina.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B">
            <w:pPr>
              <w:spacing w:after="120"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Employer Branding</w:t>
            </w:r>
          </w:p>
          <w:p w:rsidR="00000000" w:rsidDel="00000000" w:rsidP="00000000" w:rsidRDefault="00000000" w:rsidRPr="00000000" w14:paraId="0000028C">
            <w:pPr>
              <w:spacing w:after="120" w:line="276" w:lineRule="auto"/>
              <w:rPr>
                <w:rFonts w:ascii="Arial" w:cs="Arial" w:eastAsia="Arial" w:hAnsi="Arial"/>
                <w:b w:val="1"/>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Creación de marca del empleador.  Es el proceso de creación de identidad y gestión de la imagen de la empresa en su papel como proveedora de empleo.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E">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Experiencia</w:t>
            </w:r>
          </w:p>
        </w:tc>
        <w:tc>
          <w:tcPr>
            <w:tcMar>
              <w:top w:w="100.0" w:type="dxa"/>
              <w:left w:w="100.0" w:type="dxa"/>
              <w:bottom w:w="100.0" w:type="dxa"/>
              <w:right w:w="100.0" w:type="dxa"/>
            </w:tcMa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Práctica prolongada de una actividad que permite incorporar nuevos conocimientos e incrementar la eficacia de su aplicación y el desarrollo de competencias, lo que influye en la  optimización de los resultados de dicha actividad.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0">
            <w:pPr>
              <w:spacing w:after="120" w:line="276" w:lineRule="auto"/>
              <w:rPr>
                <w:rFonts w:ascii="Arial" w:cs="Arial" w:eastAsia="Arial" w:hAnsi="Arial"/>
                <w:b w:val="1"/>
                <w:i w:val="1"/>
                <w:color w:val="000000"/>
                <w:sz w:val="20"/>
                <w:szCs w:val="20"/>
                <w:highlight w:val="white"/>
              </w:rPr>
            </w:pPr>
            <w:r w:rsidDel="00000000" w:rsidR="00000000" w:rsidRPr="00000000">
              <w:rPr>
                <w:rFonts w:ascii="Arial" w:cs="Arial" w:eastAsia="Arial" w:hAnsi="Arial"/>
                <w:b w:val="1"/>
                <w:i w:val="1"/>
                <w:sz w:val="20"/>
                <w:szCs w:val="20"/>
                <w:rtl w:val="0"/>
              </w:rPr>
              <w:t xml:space="preserve">Headhunting</w:t>
            </w:r>
            <w:r w:rsidDel="00000000" w:rsidR="00000000" w:rsidRPr="00000000">
              <w:rPr>
                <w:rtl w:val="0"/>
              </w:rPr>
            </w:r>
          </w:p>
          <w:p w:rsidR="00000000" w:rsidDel="00000000" w:rsidP="00000000" w:rsidRDefault="00000000" w:rsidRPr="00000000" w14:paraId="00000291">
            <w:pPr>
              <w:spacing w:after="120" w:line="276" w:lineRule="auto"/>
              <w:rPr>
                <w:rFonts w:ascii="Arial" w:cs="Arial" w:eastAsia="Arial" w:hAnsi="Arial"/>
                <w:b w:val="1"/>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Método de selección de personal en el que un cazatalentos, también denominado head-hunter, realiza la búsqueda directa del perfil profesional que una empresa solicita.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3">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Identidad digital</w:t>
            </w:r>
          </w:p>
        </w:tc>
        <w:tc>
          <w:tcPr>
            <w:tcMar>
              <w:top w:w="100.0" w:type="dxa"/>
              <w:left w:w="100.0" w:type="dxa"/>
              <w:bottom w:w="100.0" w:type="dxa"/>
              <w:right w:w="100.0" w:type="dxa"/>
            </w:tcMar>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Expresión que determina el conjunto de información (perfiles profesionales, noticias, referencias de blogs, etc.) que se pueden encontrar en Internet sobre una persona.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5">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LinkedIn</w:t>
            </w:r>
          </w:p>
        </w:tc>
        <w:tc>
          <w:tcPr>
            <w:tcMar>
              <w:top w:w="100.0" w:type="dxa"/>
              <w:left w:w="100.0" w:type="dxa"/>
              <w:bottom w:w="100.0" w:type="dxa"/>
              <w:right w:w="100.0" w:type="dxa"/>
            </w:tcMar>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Red profesional líder a nivel mundial, es una comunidad social orientada a las empresas, negocios y el empleo. Partiendo del perfil de cada usuario, que libremente revela su experiencia laboral y sus destrezas, en un verdadero CV laboral, la web pone en contacto a millones de personas y empresas.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7">
            <w:pPr>
              <w:spacing w:after="120" w:line="276" w:lineRule="auto"/>
              <w:rPr>
                <w:rFonts w:ascii="Arial" w:cs="Arial" w:eastAsia="Arial" w:hAnsi="Arial"/>
                <w:b w:val="1"/>
                <w:color w:val="202124"/>
                <w:sz w:val="20"/>
                <w:szCs w:val="20"/>
              </w:rPr>
            </w:pPr>
            <w:r w:rsidDel="00000000" w:rsidR="00000000" w:rsidRPr="00000000">
              <w:rPr>
                <w:rFonts w:ascii="Arial" w:cs="Arial" w:eastAsia="Arial" w:hAnsi="Arial"/>
                <w:color w:val="202124"/>
                <w:sz w:val="20"/>
                <w:szCs w:val="20"/>
                <w:rtl w:val="0"/>
              </w:rPr>
              <w:t xml:space="preserve">Macroprocesos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8">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Agrupan a los procesos que comparten un objetivo común, por lo que resulta fundamental definir correctamente los objetivos, asegurando su coherencia con la misión y los objetivos institucionales.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9">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Motivación </w:t>
            </w:r>
          </w:p>
        </w:tc>
        <w:tc>
          <w:tcPr>
            <w:tcMar>
              <w:top w:w="100.0" w:type="dxa"/>
              <w:left w:w="100.0" w:type="dxa"/>
              <w:bottom w:w="100.0" w:type="dxa"/>
              <w:right w:w="100.0" w:type="dxa"/>
            </w:tcMar>
          </w:tcPr>
          <w:p w:rsidR="00000000" w:rsidDel="00000000" w:rsidP="00000000" w:rsidRDefault="00000000" w:rsidRPr="00000000" w14:paraId="0000029A">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aquello que impulsa a una persona a actuar de determinada manera, la motivación es uno de los factores internos de los seres humanos que requiere mayor atención.</w:t>
            </w:r>
          </w:p>
          <w:p w:rsidR="00000000" w:rsidDel="00000000" w:rsidP="00000000" w:rsidRDefault="00000000" w:rsidRPr="00000000" w14:paraId="0000029B">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Interés recurrente para el logro de un objetivo, energiza, orienta y selecciona comportamientos.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C">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Profesiograma</w:t>
            </w:r>
          </w:p>
        </w:tc>
        <w:tc>
          <w:tcPr>
            <w:tcMar>
              <w:top w:w="100.0" w:type="dxa"/>
              <w:left w:w="100.0" w:type="dxa"/>
              <w:bottom w:w="100.0" w:type="dxa"/>
              <w:right w:w="100.0" w:type="dxa"/>
            </w:tcMar>
          </w:tcPr>
          <w:p w:rsidR="00000000" w:rsidDel="00000000" w:rsidP="00000000" w:rsidRDefault="00000000" w:rsidRPr="00000000" w14:paraId="0000029D">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Documento donde se especifican y se acreditan las funciones que tiene un empleado en su puesto de trabajo, se plasman aptitudes y capacidades que debe tener una persona para desarrollar una tarea, también llamado perfil profesional.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E">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Selección</w:t>
            </w:r>
          </w:p>
        </w:tc>
        <w:tc>
          <w:tcPr>
            <w:tcMar>
              <w:top w:w="100.0" w:type="dxa"/>
              <w:left w:w="100.0" w:type="dxa"/>
              <w:bottom w:w="100.0" w:type="dxa"/>
              <w:right w:w="100.0" w:type="dxa"/>
            </w:tcMar>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Actividad de clasificación donde se escoge a aquellos que tengan mayor posibilidades de adaptarse al cargo ofrecido y satisfacer así las necesidades de la organización y del perfil.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0">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Servicios de Redes Sociales </w:t>
            </w:r>
          </w:p>
        </w:tc>
        <w:tc>
          <w:tcPr>
            <w:tcMar>
              <w:top w:w="100.0" w:type="dxa"/>
              <w:left w:w="100.0" w:type="dxa"/>
              <w:bottom w:w="100.0" w:type="dxa"/>
              <w:right w:w="100.0" w:type="dxa"/>
            </w:tcMar>
          </w:tcPr>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(Social networking) conjunto de servicios, habitualmente basados en plataformas WEB, donde el usuario puede ponerse en contacto con otras personas, sean conocidas o no, compartiendo información y creando comunidades virtuales.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2">
            <w:pPr>
              <w:spacing w:after="120" w:line="276" w:lineRule="auto"/>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Talento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Conocimiento y desarrollo de competencias que posee una persona, más allá de lo requerido por su puesto de trabajo.</w:t>
            </w:r>
          </w:p>
        </w:tc>
      </w:tr>
    </w:tbl>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A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6">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pPr>
      <w:r w:rsidDel="00000000" w:rsidR="00000000" w:rsidRPr="00000000">
        <w:rPr>
          <w:rFonts w:ascii="Arial" w:cs="Arial" w:eastAsia="Arial" w:hAnsi="Arial"/>
          <w:b w:val="1"/>
          <w:color w:val="000000"/>
          <w:sz w:val="20"/>
          <w:szCs w:val="20"/>
          <w:rtl w:val="0"/>
        </w:rPr>
        <w:t xml:space="preserve">REFERENCIAS BIBLIOGRÁFICAS</w:t>
      </w:r>
      <w:r w:rsidDel="00000000" w:rsidR="00000000" w:rsidRPr="00000000">
        <w:rPr>
          <w:rtl w:val="0"/>
        </w:rPr>
      </w:r>
    </w:p>
    <w:p w:rsidR="00000000" w:rsidDel="00000000" w:rsidP="00000000" w:rsidRDefault="00000000" w:rsidRPr="00000000" w14:paraId="000002A7">
      <w:pPr>
        <w:shd w:fill="ffffff" w:val="clear"/>
        <w:spacing w:after="120" w:line="276" w:lineRule="auto"/>
        <w:ind w:left="720" w:hanging="720"/>
        <w:rPr>
          <w:rFonts w:ascii="Arial" w:cs="Arial" w:eastAsia="Arial" w:hAnsi="Arial"/>
          <w:sz w:val="20"/>
          <w:szCs w:val="20"/>
        </w:rPr>
      </w:pPr>
      <w:r w:rsidDel="00000000" w:rsidR="00000000" w:rsidRPr="00000000">
        <w:rPr>
          <w:rFonts w:ascii="Arial" w:cs="Arial" w:eastAsia="Arial" w:hAnsi="Arial"/>
          <w:sz w:val="20"/>
          <w:szCs w:val="20"/>
          <w:rtl w:val="0"/>
        </w:rPr>
        <w:t xml:space="preserve">Alles, Martha. (2006). Dirección Estratégica de Recursos Humanos. Buenos Aires: Granica. </w:t>
      </w:r>
    </w:p>
    <w:p w:rsidR="00000000" w:rsidDel="00000000" w:rsidP="00000000" w:rsidRDefault="00000000" w:rsidRPr="00000000" w14:paraId="000002A8">
      <w:pPr>
        <w:shd w:fill="ffffff" w:val="clear"/>
        <w:spacing w:after="120" w:line="276" w:lineRule="auto"/>
        <w:ind w:left="720" w:hanging="720"/>
        <w:rPr>
          <w:rFonts w:ascii="Arial" w:cs="Arial" w:eastAsia="Arial" w:hAnsi="Arial"/>
          <w:sz w:val="20"/>
          <w:szCs w:val="20"/>
        </w:rPr>
      </w:pPr>
      <w:r w:rsidDel="00000000" w:rsidR="00000000" w:rsidRPr="00000000">
        <w:rPr>
          <w:rFonts w:ascii="Arial" w:cs="Arial" w:eastAsia="Arial" w:hAnsi="Arial"/>
          <w:sz w:val="20"/>
          <w:szCs w:val="20"/>
          <w:rtl w:val="0"/>
        </w:rPr>
        <w:t xml:space="preserve">Alles, Martha. (2016). Selección por competencias. Buenos Aires: Granica. </w:t>
      </w:r>
    </w:p>
    <w:p w:rsidR="00000000" w:rsidDel="00000000" w:rsidP="00000000" w:rsidRDefault="00000000" w:rsidRPr="00000000" w14:paraId="000002A9">
      <w:pPr>
        <w:shd w:fill="ffffff" w:val="clear"/>
        <w:spacing w:after="120" w:line="276" w:lineRule="auto"/>
        <w:ind w:left="720" w:hanging="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A">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pPr>
      <w:r w:rsidDel="00000000" w:rsidR="00000000" w:rsidRPr="00000000">
        <w:rPr>
          <w:rFonts w:ascii="Arial" w:cs="Arial" w:eastAsia="Arial" w:hAnsi="Arial"/>
          <w:b w:val="1"/>
          <w:color w:val="000000"/>
          <w:sz w:val="20"/>
          <w:szCs w:val="20"/>
          <w:rtl w:val="0"/>
        </w:rPr>
        <w:t xml:space="preserve">CONTROL DEL DOCUMENTO</w:t>
      </w:r>
      <w:r w:rsidDel="00000000" w:rsidR="00000000" w:rsidRPr="00000000">
        <w:rPr>
          <w:rtl w:val="0"/>
        </w:rPr>
      </w:r>
    </w:p>
    <w:p w:rsidR="00000000" w:rsidDel="00000000" w:rsidP="00000000" w:rsidRDefault="00000000" w:rsidRPr="00000000" w14:paraId="000002AB">
      <w:pPr>
        <w:spacing w:after="120" w:line="276" w:lineRule="auto"/>
        <w:jc w:val="both"/>
        <w:rPr>
          <w:rFonts w:ascii="Arial" w:cs="Arial" w:eastAsia="Arial" w:hAnsi="Arial"/>
          <w:b w:val="1"/>
          <w:sz w:val="20"/>
          <w:szCs w:val="20"/>
        </w:rPr>
      </w:pPr>
      <w:r w:rsidDel="00000000" w:rsidR="00000000" w:rsidRPr="00000000">
        <w:rPr>
          <w:rtl w:val="0"/>
        </w:rPr>
      </w:r>
    </w:p>
    <w:tbl>
      <w:tblPr>
        <w:tblStyle w:val="Table3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847"/>
        <w:gridCol w:w="1703"/>
        <w:gridCol w:w="3257"/>
        <w:gridCol w:w="1888"/>
        <w:tblGridChange w:id="0">
          <w:tblGrid>
            <w:gridCol w:w="1272"/>
            <w:gridCol w:w="1847"/>
            <w:gridCol w:w="1703"/>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C">
            <w:pPr>
              <w:spacing w:after="120" w:line="276" w:lineRule="auto"/>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A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2A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2AF">
            <w:pPr>
              <w:spacing w:after="120" w:line="276"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B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B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vAlign w:val="center"/>
          </w:tcPr>
          <w:p w:rsidR="00000000" w:rsidDel="00000000" w:rsidP="00000000" w:rsidRDefault="00000000" w:rsidRPr="00000000" w14:paraId="000002B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Alexis Viloria Guerrero</w:t>
            </w:r>
          </w:p>
        </w:tc>
        <w:tc>
          <w:tcPr>
            <w:vAlign w:val="center"/>
          </w:tcPr>
          <w:p w:rsidR="00000000" w:rsidDel="00000000" w:rsidP="00000000" w:rsidRDefault="00000000" w:rsidRPr="00000000" w14:paraId="000002B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w:t>
            </w:r>
          </w:p>
        </w:tc>
        <w:tc>
          <w:tcPr>
            <w:vAlign w:val="center"/>
          </w:tcPr>
          <w:p w:rsidR="00000000" w:rsidDel="00000000" w:rsidP="00000000" w:rsidRDefault="00000000" w:rsidRPr="00000000" w14:paraId="000002B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Distrito Capital  - Centro Gestión Administrativa. </w:t>
            </w:r>
          </w:p>
        </w:tc>
        <w:tc>
          <w:tcPr>
            <w:vAlign w:val="center"/>
          </w:tcPr>
          <w:p w:rsidR="00000000" w:rsidDel="00000000" w:rsidP="00000000" w:rsidRDefault="00000000" w:rsidRPr="00000000" w14:paraId="000002B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Noviembre 2021</w:t>
            </w:r>
          </w:p>
        </w:tc>
      </w:tr>
      <w:tr>
        <w:trPr>
          <w:cantSplit w:val="0"/>
          <w:trHeight w:val="340" w:hRule="atLeast"/>
          <w:tblHeader w:val="0"/>
        </w:trPr>
        <w:tc>
          <w:tcPr>
            <w:vMerge w:val="continue"/>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B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Vilma Perilla </w:t>
            </w:r>
          </w:p>
        </w:tc>
        <w:tc>
          <w:tcPr>
            <w:vAlign w:val="center"/>
          </w:tcPr>
          <w:p w:rsidR="00000000" w:rsidDel="00000000" w:rsidP="00000000" w:rsidRDefault="00000000" w:rsidRPr="00000000" w14:paraId="000002B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Acompañamiento instruccional </w:t>
            </w:r>
          </w:p>
        </w:tc>
        <w:tc>
          <w:tcPr>
            <w:vAlign w:val="center"/>
          </w:tcPr>
          <w:p w:rsidR="00000000" w:rsidDel="00000000" w:rsidP="00000000" w:rsidRDefault="00000000" w:rsidRPr="00000000" w14:paraId="000002B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Distrito Capital  - Centro de Gestión Industrial.</w:t>
            </w:r>
          </w:p>
        </w:tc>
        <w:tc>
          <w:tcPr>
            <w:vAlign w:val="center"/>
          </w:tcPr>
          <w:p w:rsidR="00000000" w:rsidDel="00000000" w:rsidP="00000000" w:rsidRDefault="00000000" w:rsidRPr="00000000" w14:paraId="000002B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Noviembre 2021</w:t>
            </w:r>
          </w:p>
          <w:p w:rsidR="00000000" w:rsidDel="00000000" w:rsidP="00000000" w:rsidRDefault="00000000" w:rsidRPr="00000000" w14:paraId="000002BB">
            <w:pPr>
              <w:spacing w:after="120" w:line="276" w:lineRule="auto"/>
              <w:rPr>
                <w:rFonts w:ascii="Arial" w:cs="Arial" w:eastAsia="Arial" w:hAnsi="Arial"/>
                <w:b w:val="0"/>
                <w:sz w:val="20"/>
                <w:szCs w:val="20"/>
              </w:rPr>
            </w:pP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B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Ana Vela Rodríguez Velásquez</w:t>
            </w:r>
          </w:p>
        </w:tc>
        <w:tc>
          <w:tcPr>
            <w:vAlign w:val="center"/>
          </w:tcPr>
          <w:p w:rsidR="00000000" w:rsidDel="00000000" w:rsidP="00000000" w:rsidRDefault="00000000" w:rsidRPr="00000000" w14:paraId="000002B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vAlign w:val="center"/>
          </w:tcPr>
          <w:p w:rsidR="00000000" w:rsidDel="00000000" w:rsidP="00000000" w:rsidRDefault="00000000" w:rsidRPr="00000000" w14:paraId="000002BF">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Regional Distrito Capital – </w:t>
            </w:r>
            <w:r w:rsidDel="00000000" w:rsidR="00000000" w:rsidRPr="00000000">
              <w:rPr>
                <w:rFonts w:ascii="Arial" w:cs="Arial" w:eastAsia="Arial" w:hAnsi="Arial"/>
                <w:b w:val="0"/>
                <w:sz w:val="20"/>
                <w:szCs w:val="20"/>
                <w:rtl w:val="0"/>
              </w:rPr>
              <w:t xml:space="preserve">Centro de Gestión Industrial.</w:t>
            </w:r>
          </w:p>
        </w:tc>
        <w:tc>
          <w:tcPr>
            <w:vAlign w:val="center"/>
          </w:tcPr>
          <w:p w:rsidR="00000000" w:rsidDel="00000000" w:rsidP="00000000" w:rsidRDefault="00000000" w:rsidRPr="00000000" w14:paraId="000002C0">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Marzo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C2">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C3">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2C4">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C5">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Marzo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C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vAlign w:val="center"/>
          </w:tcPr>
          <w:p w:rsidR="00000000" w:rsidDel="00000000" w:rsidP="00000000" w:rsidRDefault="00000000" w:rsidRPr="00000000" w14:paraId="000002C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Responsable Equipo Desarrollo Curricular</w:t>
            </w:r>
          </w:p>
        </w:tc>
        <w:tc>
          <w:tcPr>
            <w:vAlign w:val="center"/>
          </w:tcPr>
          <w:p w:rsidR="00000000" w:rsidDel="00000000" w:rsidP="00000000" w:rsidRDefault="00000000" w:rsidRPr="00000000" w14:paraId="000002C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2C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Marzo de 2022</w:t>
            </w:r>
          </w:p>
        </w:tc>
      </w:tr>
      <w:tr>
        <w:trPr>
          <w:cantSplit w:val="0"/>
          <w:trHeight w:val="340" w:hRule="atLeast"/>
          <w:tblHeader w:val="0"/>
        </w:trPr>
        <w:tc>
          <w:tcPr>
            <w:vMerge w:val="continue"/>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C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Patricia Hoyos Sepúlveda</w:t>
            </w:r>
          </w:p>
        </w:tc>
        <w:tc>
          <w:tcPr>
            <w:vAlign w:val="center"/>
          </w:tcPr>
          <w:p w:rsidR="00000000" w:rsidDel="00000000" w:rsidP="00000000" w:rsidRDefault="00000000" w:rsidRPr="00000000" w14:paraId="000002C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vAlign w:val="center"/>
          </w:tcPr>
          <w:p w:rsidR="00000000" w:rsidDel="00000000" w:rsidP="00000000" w:rsidRDefault="00000000" w:rsidRPr="00000000" w14:paraId="000002C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vAlign w:val="center"/>
          </w:tcPr>
          <w:p w:rsidR="00000000" w:rsidDel="00000000" w:rsidP="00000000" w:rsidRDefault="00000000" w:rsidRPr="00000000" w14:paraId="000002C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marzo 2022</w:t>
            </w:r>
          </w:p>
        </w:tc>
      </w:tr>
    </w:tbl>
    <w:p w:rsidR="00000000" w:rsidDel="00000000" w:rsidP="00000000" w:rsidRDefault="00000000" w:rsidRPr="00000000" w14:paraId="000002D0">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1">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2">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pPr>
      <w:r w:rsidDel="00000000" w:rsidR="00000000" w:rsidRPr="00000000">
        <w:rPr>
          <w:rFonts w:ascii="Arial" w:cs="Arial" w:eastAsia="Arial" w:hAnsi="Arial"/>
          <w:b w:val="1"/>
          <w:color w:val="000000"/>
          <w:sz w:val="20"/>
          <w:szCs w:val="20"/>
          <w:rtl w:val="0"/>
        </w:rPr>
        <w:t xml:space="preserve">CONTROL DE CAMBIOS </w:t>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2D4">
      <w:pPr>
        <w:spacing w:after="120" w:line="276" w:lineRule="auto"/>
        <w:rPr>
          <w:rFonts w:ascii="Arial" w:cs="Arial" w:eastAsia="Arial" w:hAnsi="Arial"/>
          <w:sz w:val="20"/>
          <w:szCs w:val="20"/>
        </w:rPr>
      </w:pPr>
      <w:r w:rsidDel="00000000" w:rsidR="00000000" w:rsidRPr="00000000">
        <w:rPr>
          <w:rtl w:val="0"/>
        </w:rPr>
      </w:r>
    </w:p>
    <w:tbl>
      <w:tblPr>
        <w:tblStyle w:val="Table3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5">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D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D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D9">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D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w:t>
            </w:r>
            <w:sdt>
              <w:sdtPr>
                <w:tag w:val="goog_rdk_28"/>
              </w:sdtPr>
              <w:sdtContent>
                <w:ins w:author="SANDRA PATRICIA HOYOS SEPULVEDA" w:id="0" w:date="2022-03-31T03:09:21Z">
                  <w:r w:rsidDel="00000000" w:rsidR="00000000" w:rsidRPr="00000000">
                    <w:rPr>
                      <w:rFonts w:ascii="Arial" w:cs="Arial" w:eastAsia="Arial" w:hAnsi="Arial"/>
                      <w:sz w:val="20"/>
                      <w:szCs w:val="20"/>
                      <w:rtl w:val="0"/>
                    </w:rPr>
                    <w:t xml:space="preserve">del cambio</w:t>
                  </w:r>
                </w:ins>
              </w:sdtContent>
            </w:sdt>
            <w:sdt>
              <w:sdtPr>
                <w:tag w:val="goog_rdk_29"/>
              </w:sdtPr>
              <w:sdtContent>
                <w:del w:author="SANDRA PATRICIA HOYOS SEPULVEDA" w:id="0" w:date="2022-03-31T03:09:21Z">
                  <w:r w:rsidDel="00000000" w:rsidR="00000000" w:rsidRPr="00000000">
                    <w:rPr>
                      <w:rFonts w:ascii="Arial" w:cs="Arial" w:eastAsia="Arial" w:hAnsi="Arial"/>
                      <w:sz w:val="20"/>
                      <w:szCs w:val="20"/>
                      <w:rtl w:val="0"/>
                    </w:rPr>
                    <w:delText xml:space="preserve">del </w:delText>
                  </w:r>
                </w:del>
              </w:sdtContent>
            </w:sdt>
            <w:sdt>
              <w:sdtPr>
                <w:tag w:val="goog_rdk_30"/>
              </w:sdtPr>
              <w:sdtContent>
                <w:ins w:author="SANDRA PATRICIA HOYOS SEPULVEDA" w:id="1" w:date="2022-03-31T03:09:07Z">
                  <w:sdt>
                    <w:sdtPr>
                      <w:tag w:val="goog_rdk_31"/>
                    </w:sdtPr>
                    <w:sdtContent>
                      <w:del w:author="SANDRA PATRICIA HOYOS SEPULVEDA" w:id="0" w:date="2022-03-31T03:09:21Z">
                        <w:r w:rsidDel="00000000" w:rsidR="00000000" w:rsidRPr="00000000">
                          <w:rPr>
                            <w:rFonts w:ascii="Arial" w:cs="Arial" w:eastAsia="Arial" w:hAnsi="Arial"/>
                            <w:sz w:val="20"/>
                            <w:szCs w:val="20"/>
                            <w:rtl w:val="0"/>
                          </w:rPr>
                          <w:delText xml:space="preserve"> c</w:delText>
                        </w:r>
                      </w:del>
                    </w:sdtContent>
                  </w:sdt>
                </w:ins>
              </w:sdtContent>
            </w:sdt>
            <w:sdt>
              <w:sdtPr>
                <w:tag w:val="goog_rdk_32"/>
              </w:sdtPr>
              <w:sdtContent>
                <w:del w:author="SANDRA PATRICIA HOYOS SEPULVEDA" w:id="0" w:date="2022-03-31T03:09:21Z">
                  <w:r w:rsidDel="00000000" w:rsidR="00000000" w:rsidRPr="00000000">
                    <w:rPr>
                      <w:rFonts w:ascii="Arial" w:cs="Arial" w:eastAsia="Arial" w:hAnsi="Arial"/>
                      <w:sz w:val="20"/>
                      <w:szCs w:val="20"/>
                      <w:rtl w:val="0"/>
                    </w:rPr>
                    <w:delText xml:space="preserve">Cambio</w:delText>
                  </w:r>
                </w:del>
              </w:sdtContent>
            </w:sdt>
            <w:r w:rsidDel="00000000" w:rsidR="00000000" w:rsidRPr="00000000">
              <w:rPr>
                <w:rtl w:val="0"/>
              </w:rPr>
            </w:r>
          </w:p>
        </w:tc>
      </w:tr>
      <w:tr>
        <w:trPr>
          <w:cantSplit w:val="0"/>
          <w:tblHeader w:val="0"/>
        </w:trPr>
        <w:tc>
          <w:tcPr/>
          <w:p w:rsidR="00000000" w:rsidDel="00000000" w:rsidP="00000000" w:rsidRDefault="00000000" w:rsidRPr="00000000" w14:paraId="000002DB">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DC">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D">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E">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F">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E0">
            <w:pPr>
              <w:spacing w:after="120"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E1">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E2">
      <w:pPr>
        <w:spacing w:after="120" w:line="276" w:lineRule="auto"/>
        <w:rPr>
          <w:rFonts w:ascii="Arial" w:cs="Arial" w:eastAsia="Arial" w:hAnsi="Arial"/>
          <w:sz w:val="20"/>
          <w:szCs w:val="20"/>
        </w:rPr>
      </w:pPr>
      <w:r w:rsidDel="00000000" w:rsidR="00000000" w:rsidRPr="00000000">
        <w:rPr>
          <w:rtl w:val="0"/>
        </w:rPr>
      </w:r>
    </w:p>
    <w:sectPr>
      <w:headerReference r:id="rId76" w:type="default"/>
      <w:footerReference r:id="rId7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15" w:date="2022-03-24T14:22: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id</w:t>
      </w:r>
    </w:p>
  </w:comment>
  <w:comment w:author="Microsoft Office User" w:id="20" w:date="2022-03-28T14:49: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na vela rodriguez velasquez" w:id="19" w:date="2022-03-24T14:35: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formatos di, gama alta.</w:t>
      </w:r>
    </w:p>
  </w:comment>
  <w:comment w:author="ana vela rodriguez velasquez" w:id="25" w:date="2022-03-24T14:43: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na vela rodriguez velasquez" w:id="12" w:date="2022-03-24T17:05: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na vela rodriguez velasquez" w:id="8" w:date="2022-03-24T14:06: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4" w:date="2022-02-04T00:37: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realizar una imagen como la que se indica.</w:t>
      </w:r>
    </w:p>
  </w:comment>
  <w:comment w:author="ana vela rodriguez velasquez" w:id="26" w:date="2022-03-24T14:44: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na vela rodriguez velasquez" w:id="3" w:date="2022-02-04T00:41: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 recurso de aprendizaje tipo tarjetas, DI_CF10_1_REQUISICIÓN ubicado en la carpeta de formatos de DI.</w:t>
      </w:r>
    </w:p>
  </w:comment>
  <w:comment w:author="ZULEIDY MARIA RUIZ TORRES" w:id="1" w:date="2022-04-12T00:47:49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spot animado</w:t>
      </w:r>
    </w:p>
  </w:comment>
  <w:comment w:author="ZULEIDY MARIA RUIZ TORRES" w:id="2" w:date="2022-04-12T00:47:49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spot animado</w:t>
      </w:r>
    </w:p>
  </w:comment>
  <w:comment w:author="ana vela rodriguez velasquez" w:id="17" w:date="2022-02-04T02:28: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https://cdn.pixabay.com/photo/2018/02/27/10/07/opportunity-3185099_960_720.jpg</w:t>
      </w:r>
    </w:p>
  </w:comment>
  <w:comment w:author="ana vela rodriguez velasquez" w:id="27" w:date="2022-03-24T13:39: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una tabla estática.</w:t>
      </w:r>
    </w:p>
  </w:comment>
  <w:comment w:author="ana vela rodriguez velasquez" w:id="7" w:date="2022-03-24T14:10: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recurso de aprendizaje tipo slider ubicado en la carpeta de formatos de di.</w:t>
      </w:r>
    </w:p>
  </w:comment>
  <w:comment w:author="ana vela rodriguez velasquez" w:id="6" w:date="2022-03-24T13:59: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16" w:date="2022-02-04T02:13: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una infografía con la siguiente información.</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oferta de empleos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Antes de escribir: los reclutadores deben tener claro qué perfil están buscando antes de escribir la oferta, por ejemplo: posición, cargo o número de vacantes.</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Título atractivo: este debe tener palabras claves, puesto de trabajo y cargo en la empresa.</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Descripción de la oferta: en este espacio se deben tener en cuenta los siguientes elementos: en que consiste el puesto de trabajo, el perfil del candidato ideal y las condiciones laborales.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Hablar de la empresa: Aquí, es importante hablar de la empresa, los valores con los que está se identifica y los objetivos que pretende alcanzar, tanto a corto como a largo plazo.</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Visibilidad: es importante tener presente que, en el siglo XXI, es vital que una empresa tenga presencia digital, por lo que es adecuado usar las redes sociales para dar a conocer la convocatoria.</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Después: es necesario dinamizar el proceso de selección mediante una actividad o prueba.</w:t>
      </w:r>
    </w:p>
  </w:comment>
  <w:comment w:author="Microsoft Office User" w:id="24" w:date="2022-03-28T14:57: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candidato</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Preselección de candidatos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Posee los soportes de acuerdo al perfil</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la revisión de antecedentes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¿Continua en el proceso?</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reclutamiento</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Académicos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Laborales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Continúa en el proceso</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Observaciones</w:t>
      </w:r>
    </w:p>
  </w:comment>
  <w:comment w:author="ana vela rodriguez velasquez" w:id="13" w:date="2022-03-24T14:31: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formatos di.</w:t>
      </w:r>
    </w:p>
  </w:comment>
  <w:comment w:author="ana vela rodriguez velasquez" w:id="10" w:date="2022-02-04T01:35: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 gráfico con la siguiente información.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 son:</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diseño y descripción de puestos.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y responsabilidades</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del puesto.</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Condiciones de trabajo y cultura organizacional.</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hace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lo hace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qué lo hace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DE CARGO POR COMPETENCIAS</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 HACER Y QUERER HACER</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determinan cuando se aplica la administración por objetivos - APO</w:t>
      </w:r>
    </w:p>
  </w:comment>
  <w:comment w:author="ana vela rodriguez velasquez" w:id="23" w:date="2022-02-04T03:29: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realizar la siguiente figura con la información proporcionada.</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candidato</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Preselección de candidatos</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Posee los soportes de acuerdo al perfil</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Académicos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Laborales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la revisión de antecedentes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Continua en el proceso   Si    No</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reclutamiento    interno    externo</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Observaciones</w:t>
      </w:r>
    </w:p>
  </w:comment>
  <w:comment w:author="ana vela rodriguez velasquez" w:id="21" w:date="2022-03-24T13:37: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llamado a la acción</w:t>
      </w:r>
    </w:p>
  </w:comment>
  <w:comment w:author="ana vela rodriguez velasquez" w:id="0" w:date="2022-03-24T13:26: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ubicado en la carpeta de formatos di.</w:t>
      </w:r>
    </w:p>
  </w:comment>
  <w:comment w:author="ana vela rodriguez velasquez" w:id="14" w:date="2022-02-04T02:03: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una figura o gráfica con la siguiente información.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la organización</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 la posición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excluyentes o no excluyentes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dominantes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Indicar qué se ofrece</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sobre cómo postularse.</w:t>
      </w:r>
    </w:p>
  </w:comment>
  <w:comment w:author="ana vela rodriguez velasquez" w:id="5" w:date="2022-02-04T01:21:00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https://cdn.pixabay.com/photo/2020/07/27/10/58/expert-5442081_960_720.jpg</w:t>
      </w:r>
    </w:p>
  </w:comment>
  <w:comment w:author="Microsoft Office User" w:id="9" w:date="2022-03-28T14:04: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ZULEIDY MARIA RUIZ TORRES" w:id="18" w:date="2022-04-12T00:48:21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infografia animada</w:t>
      </w:r>
    </w:p>
  </w:comment>
  <w:comment w:author="ana vela rodriguez velasquez" w:id="22" w:date="2022-02-04T03:23: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realizar la siguiente figura estática con la información proporcionada.</w:t>
      </w:r>
    </w:p>
  </w:comment>
  <w:comment w:author="ana vela rodriguez velasquez" w:id="11" w:date="2022-03-24T13:35: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texto resaltado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A" w15:done="0"/>
  <w15:commentEx w15:paraId="000002EB" w15:done="0"/>
  <w15:commentEx w15:paraId="000002EC" w15:done="0"/>
  <w15:commentEx w15:paraId="000002ED" w15:done="0"/>
  <w15:commentEx w15:paraId="000002EE" w15:done="0"/>
  <w15:commentEx w15:paraId="000002EF" w15:done="0"/>
  <w15:commentEx w15:paraId="000002F0" w15:done="0"/>
  <w15:commentEx w15:paraId="000002F1" w15:done="0"/>
  <w15:commentEx w15:paraId="000002F2" w15:done="0"/>
  <w15:commentEx w15:paraId="000002F3" w15:done="0"/>
  <w15:commentEx w15:paraId="000002F4" w15:done="0"/>
  <w15:commentEx w15:paraId="000002F5" w15:done="0"/>
  <w15:commentEx w15:paraId="000002F6" w15:done="0"/>
  <w15:commentEx w15:paraId="000002F7" w15:done="0"/>
  <w15:commentEx w15:paraId="000002F8" w15:done="0"/>
  <w15:commentEx w15:paraId="00000306" w15:done="0"/>
  <w15:commentEx w15:paraId="00000317" w15:done="0"/>
  <w15:commentEx w15:paraId="00000318" w15:done="0"/>
  <w15:commentEx w15:paraId="00000325" w15:done="0"/>
  <w15:commentEx w15:paraId="00000335" w15:done="0"/>
  <w15:commentEx w15:paraId="00000336" w15:done="0"/>
  <w15:commentEx w15:paraId="00000337" w15:done="0"/>
  <w15:commentEx w15:paraId="00000340" w15:done="0"/>
  <w15:commentEx w15:paraId="00000341" w15:done="0"/>
  <w15:commentEx w15:paraId="00000342" w15:done="0"/>
  <w15:commentEx w15:paraId="00000343" w15:done="0"/>
  <w15:commentEx w15:paraId="00000344" w15:done="0"/>
  <w15:commentEx w15:paraId="0000034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E6">
    <w:pPr>
      <w:ind w:left="-2" w:hanging="2"/>
      <w:jc w:val="right"/>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06"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upperLetter"/>
      <w:lvlText w:val="%1."/>
      <w:lvlJc w:val="left"/>
      <w:pPr>
        <w:ind w:left="720" w:hanging="360"/>
      </w:pPr>
      <w:rPr>
        <w:color w:val="202124"/>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5"/>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FD1E00"/>
    <w:rPr>
      <w:lang w:eastAsia="es-ES_tradnl"/>
    </w:rPr>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rPr>
  </w:style>
  <w:style w:type="paragraph" w:styleId="Heading2">
    <w:name w:val="heading 2"/>
    <w:basedOn w:val="Normal"/>
    <w:next w:val="Normal"/>
    <w:uiPriority w:val="9"/>
    <w:unhideWhenUsed w:val="1"/>
    <w:qFormat w:val="1"/>
    <w:pPr>
      <w:keepNext w:val="1"/>
      <w:keepLines w:val="1"/>
      <w:spacing w:after="120" w:before="360" w:line="276" w:lineRule="auto"/>
      <w:outlineLvl w:val="1"/>
    </w:pPr>
    <w:rPr>
      <w:rFonts w:ascii="Arial" w:cs="Arial" w:eastAsia="Arial" w:hAnsi="Arial"/>
      <w:sz w:val="32"/>
      <w:szCs w:val="32"/>
      <w:lang w:eastAsia="es-CO"/>
    </w:rPr>
  </w:style>
  <w:style w:type="paragraph" w:styleId="Heading3">
    <w:name w:val="heading 3"/>
    <w:basedOn w:val="Normal"/>
    <w:next w:val="Normal"/>
    <w:uiPriority w:val="9"/>
    <w:unhideWhenUsed w:val="1"/>
    <w:qFormat w:val="1"/>
    <w:pPr>
      <w:keepNext w:val="1"/>
      <w:keepLines w:val="1"/>
      <w:spacing w:after="80" w:before="320" w:line="276" w:lineRule="auto"/>
      <w:outlineLvl w:val="2"/>
    </w:pPr>
    <w:rPr>
      <w:rFonts w:ascii="Arial" w:cs="Arial" w:eastAsia="Arial" w:hAnsi="Arial"/>
      <w:color w:val="434343"/>
      <w:sz w:val="28"/>
      <w:szCs w:val="28"/>
      <w:lang w:eastAsia="es-CO"/>
    </w:rPr>
  </w:style>
  <w:style w:type="paragraph" w:styleId="Heading4">
    <w:name w:val="heading 4"/>
    <w:basedOn w:val="Normal"/>
    <w:next w:val="Normal"/>
    <w:uiPriority w:val="9"/>
    <w:unhideWhenUsed w:val="1"/>
    <w:qFormat w:val="1"/>
    <w:pPr>
      <w:keepNext w:val="1"/>
      <w:keepLines w:val="1"/>
      <w:spacing w:after="80" w:before="280" w:line="276" w:lineRule="auto"/>
      <w:outlineLvl w:val="3"/>
    </w:pPr>
    <w:rPr>
      <w:rFonts w:ascii="Arial" w:cs="Arial" w:eastAsia="Arial" w:hAnsi="Arial"/>
      <w:color w:val="666666"/>
      <w:lang w:eastAsia="es-CO"/>
    </w:rPr>
  </w:style>
  <w:style w:type="paragraph" w:styleId="Heading5">
    <w:name w:val="heading 5"/>
    <w:basedOn w:val="Normal"/>
    <w:next w:val="Normal"/>
    <w:uiPriority w:val="9"/>
    <w:unhideWhenUsed w:val="1"/>
    <w:qFormat w:val="1"/>
    <w:pPr>
      <w:keepNext w:val="1"/>
      <w:keepLines w:val="1"/>
      <w:spacing w:after="80" w:before="240" w:line="276" w:lineRule="auto"/>
      <w:outlineLvl w:val="4"/>
    </w:pPr>
    <w:rPr>
      <w:rFonts w:ascii="Arial" w:cs="Arial" w:eastAsia="Arial" w:hAnsi="Arial"/>
      <w:color w:val="666666"/>
      <w:sz w:val="22"/>
      <w:szCs w:val="22"/>
      <w:lang w:eastAsia="es-CO"/>
    </w:rPr>
  </w:style>
  <w:style w:type="paragraph" w:styleId="Heading6">
    <w:name w:val="heading 6"/>
    <w:basedOn w:val="Normal"/>
    <w:next w:val="Normal"/>
    <w:uiPriority w:val="9"/>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rPr>
  </w:style>
  <w:style w:type="paragraph" w:styleId="Heading7">
    <w:name w:val="heading 7"/>
    <w:basedOn w:val="Normal"/>
    <w:next w:val="Normal"/>
    <w:link w:val="Heading7Char"/>
    <w:uiPriority w:val="9"/>
    <w:unhideWhenUsed w:val="1"/>
    <w:qFormat w:val="1"/>
    <w:rsid w:val="00C20175"/>
    <w:pPr>
      <w:keepNext w:val="1"/>
      <w:keepLines w:val="1"/>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unhideWhenUsed w:val="1"/>
    <w:qFormat w:val="1"/>
    <w:rsid w:val="00C20175"/>
    <w:pPr>
      <w:keepNext w:val="1"/>
      <w:keepLines w:val="1"/>
      <w:spacing w:before="40"/>
      <w:outlineLvl w:val="7"/>
    </w:pPr>
    <w:rPr>
      <w:rFonts w:asciiTheme="majorHAnsi" w:cstheme="majorBidi" w:eastAsiaTheme="majorEastAsia" w:hAnsiTheme="majorHAnsi"/>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line="276" w:lineRule="auto"/>
    </w:pPr>
    <w:rPr>
      <w:rFonts w:ascii="Arial" w:cs="Arial" w:eastAsia="Arial" w:hAnsi="Arial"/>
      <w:sz w:val="52"/>
      <w:szCs w:val="52"/>
      <w:lang w:eastAsia="es-CO"/>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pPr>
    <w:rPr>
      <w:rFonts w:ascii="Arial" w:cs="Arial" w:eastAsia="Arial" w:hAnsi="Arial"/>
      <w:sz w:val="22"/>
      <w:szCs w:val="22"/>
      <w:lang w:eastAsia="es-CO"/>
    </w:r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pPr>
    <w:rPr>
      <w:rFonts w:ascii="Arial" w:cs="Arial" w:eastAsia="Arial" w:hAnsi="Arial"/>
      <w:sz w:val="22"/>
      <w:szCs w:val="22"/>
      <w:lang w:eastAsia="es-CO"/>
    </w:r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rsid w:val="00745E70"/>
    <w:pPr>
      <w:spacing w:after="100" w:afterAutospacing="1" w:before="100" w:beforeAutospacing="1"/>
    </w:pPr>
    <w:rPr>
      <w:lang w:eastAsia="es-CO"/>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rPr>
      <w:b w:val="1"/>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spacing w:line="276" w:lineRule="auto"/>
      <w:ind w:left="720"/>
      <w:contextualSpacing w:val="1"/>
    </w:pPr>
    <w:rPr>
      <w:rFonts w:ascii="Arial" w:cs="Arial" w:eastAsia="Arial" w:hAnsi="Arial"/>
      <w:sz w:val="22"/>
      <w:szCs w:val="22"/>
      <w:lang w:eastAsia="es-CO"/>
    </w:r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rPr>
      <w:rFonts w:eastAsia="Arial"/>
      <w:sz w:val="18"/>
      <w:szCs w:val="18"/>
      <w:lang w:eastAsia="es-CO"/>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semiHidden w:val="1"/>
    <w:unhideWhenUsed w:val="1"/>
    <w:rsid w:val="00726CB3"/>
    <w:rPr>
      <w:rFonts w:ascii="Arial" w:cs="Arial" w:eastAsia="Arial" w:hAnsi="Arial"/>
      <w:sz w:val="20"/>
      <w:szCs w:val="20"/>
      <w:lang w:eastAsia="es-CO"/>
    </w:rPr>
  </w:style>
  <w:style w:type="character" w:styleId="CommentTextChar" w:customStyle="1">
    <w:name w:val="Comment Text Char"/>
    <w:basedOn w:val="DefaultParagraphFont"/>
    <w:link w:val="CommentText"/>
    <w:uiPriority w:val="99"/>
    <w:semiHidden w:val="1"/>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3"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4"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5"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character" w:styleId="normaltextrun" w:customStyle="1">
    <w:name w:val="normaltextrun"/>
    <w:basedOn w:val="DefaultParagraphFont"/>
    <w:rsid w:val="00411590"/>
  </w:style>
  <w:style w:type="character" w:styleId="eop" w:customStyle="1">
    <w:name w:val="eop"/>
    <w:basedOn w:val="DefaultParagraphFont"/>
    <w:rsid w:val="00411590"/>
  </w:style>
  <w:style w:type="character" w:styleId="apple-converted-space" w:customStyle="1">
    <w:name w:val="apple-converted-space"/>
    <w:basedOn w:val="DefaultParagraphFont"/>
    <w:rsid w:val="00933D54"/>
  </w:style>
  <w:style w:type="character" w:styleId="Strong">
    <w:name w:val="Strong"/>
    <w:basedOn w:val="DefaultParagraphFont"/>
    <w:uiPriority w:val="22"/>
    <w:qFormat w:val="1"/>
    <w:rsid w:val="00B45FAA"/>
    <w:rPr>
      <w:b w:val="1"/>
      <w:bCs w:val="1"/>
    </w:rPr>
  </w:style>
  <w:style w:type="character" w:styleId="UnresolvedMention1" w:customStyle="1">
    <w:name w:val="Unresolved Mention1"/>
    <w:basedOn w:val="DefaultParagraphFont"/>
    <w:uiPriority w:val="99"/>
    <w:semiHidden w:val="1"/>
    <w:unhideWhenUsed w:val="1"/>
    <w:rsid w:val="009A5456"/>
    <w:rPr>
      <w:color w:val="605e5c"/>
      <w:shd w:color="auto" w:fill="e1dfdd" w:val="clear"/>
    </w:rPr>
  </w:style>
  <w:style w:type="paragraph" w:styleId="paragraph" w:customStyle="1">
    <w:name w:val="paragraph"/>
    <w:basedOn w:val="Normal"/>
    <w:rsid w:val="00411B49"/>
    <w:pPr>
      <w:spacing w:after="100" w:afterAutospacing="1" w:before="100" w:beforeAutospacing="1"/>
    </w:pPr>
  </w:style>
  <w:style w:type="paragraph" w:styleId="Default" w:customStyle="1">
    <w:name w:val="Default"/>
    <w:rsid w:val="006B7E6E"/>
    <w:pPr>
      <w:autoSpaceDE w:val="0"/>
      <w:autoSpaceDN w:val="0"/>
      <w:adjustRightInd w:val="0"/>
    </w:pPr>
    <w:rPr>
      <w:rFonts w:ascii="Calibri Light" w:cs="Calibri Light" w:hAnsi="Calibri Light"/>
      <w:color w:val="000000"/>
      <w:lang w:val="es-ES_tradnl"/>
    </w:rPr>
  </w:style>
  <w:style w:type="paragraph" w:styleId="Caption">
    <w:name w:val="caption"/>
    <w:basedOn w:val="Normal"/>
    <w:next w:val="Normal"/>
    <w:uiPriority w:val="35"/>
    <w:unhideWhenUsed w:val="1"/>
    <w:qFormat w:val="1"/>
    <w:rsid w:val="006B4E3B"/>
    <w:pPr>
      <w:spacing w:after="200"/>
    </w:pPr>
    <w:rPr>
      <w:i w:val="1"/>
      <w:iCs w:val="1"/>
      <w:color w:val="1f497d" w:themeColor="text2"/>
      <w:sz w:val="18"/>
      <w:szCs w:val="18"/>
    </w:rPr>
  </w:style>
  <w:style w:type="character" w:styleId="author" w:customStyle="1">
    <w:name w:val="author"/>
    <w:basedOn w:val="DefaultParagraphFont"/>
    <w:rsid w:val="008E3FC0"/>
  </w:style>
  <w:style w:type="character" w:styleId="posted-on" w:customStyle="1">
    <w:name w:val="posted-on"/>
    <w:basedOn w:val="DefaultParagraphFont"/>
    <w:rsid w:val="008E3FC0"/>
  </w:style>
  <w:style w:type="character" w:styleId="on" w:customStyle="1">
    <w:name w:val="on"/>
    <w:basedOn w:val="DefaultParagraphFont"/>
    <w:rsid w:val="008E3FC0"/>
  </w:style>
  <w:style w:type="table" w:styleId="ab"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0"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1"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2"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3"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4"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5"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6"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7"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8"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9"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a"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b"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c"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d"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e"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f"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f0"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f1"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f2"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f3"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ff4"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5"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6" w:customStyle="1">
    <w:basedOn w:val="TableNormal2"/>
    <w:tblPr>
      <w:tblStyleRowBandSize w:val="1"/>
      <w:tblStyleColBandSize w:val="1"/>
      <w:tblCellMar>
        <w:left w:w="115.0" w:type="dxa"/>
        <w:right w:w="115.0" w:type="dxa"/>
      </w:tblCellMar>
    </w:tblPr>
  </w:style>
  <w:style w:type="table" w:styleId="aff7"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8"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paragraph" w:styleId="Revision">
    <w:name w:val="Revision"/>
    <w:hidden w:val="1"/>
    <w:uiPriority w:val="99"/>
    <w:semiHidden w:val="1"/>
    <w:rsid w:val="00AE21EC"/>
    <w:rPr>
      <w:lang w:eastAsia="es-ES_tradnl"/>
    </w:rPr>
  </w:style>
  <w:style w:type="paragraph" w:styleId="NoSpacing">
    <w:name w:val="No Spacing"/>
    <w:uiPriority w:val="1"/>
    <w:qFormat w:val="1"/>
    <w:rsid w:val="00C20175"/>
    <w:rPr>
      <w:lang w:eastAsia="es-ES_tradnl"/>
    </w:rPr>
  </w:style>
  <w:style w:type="character" w:styleId="Heading7Char" w:customStyle="1">
    <w:name w:val="Heading 7 Char"/>
    <w:basedOn w:val="DefaultParagraphFont"/>
    <w:link w:val="Heading7"/>
    <w:uiPriority w:val="9"/>
    <w:rsid w:val="00C20175"/>
    <w:rPr>
      <w:rFonts w:asciiTheme="majorHAnsi" w:cstheme="majorBidi" w:eastAsiaTheme="majorEastAsia" w:hAnsiTheme="majorHAnsi"/>
      <w:i w:val="1"/>
      <w:iCs w:val="1"/>
      <w:color w:val="243f60" w:themeColor="accent1" w:themeShade="00007F"/>
      <w:lang w:eastAsia="es-ES_tradnl"/>
    </w:rPr>
  </w:style>
  <w:style w:type="character" w:styleId="Heading8Char" w:customStyle="1">
    <w:name w:val="Heading 8 Char"/>
    <w:basedOn w:val="DefaultParagraphFont"/>
    <w:link w:val="Heading8"/>
    <w:uiPriority w:val="9"/>
    <w:rsid w:val="00C20175"/>
    <w:rPr>
      <w:rFonts w:asciiTheme="majorHAnsi" w:cstheme="majorBidi" w:eastAsiaTheme="majorEastAsia" w:hAnsiTheme="majorHAnsi"/>
      <w:color w:val="272727" w:themeColor="text1" w:themeTint="0000D8"/>
      <w:sz w:val="21"/>
      <w:szCs w:val="21"/>
      <w:lang w:eastAsia="es-ES_tradnl"/>
    </w:rPr>
  </w:style>
  <w:style w:type="character" w:styleId="UnresolvedMention">
    <w:name w:val="Unresolved Mention"/>
    <w:basedOn w:val="DefaultParagraphFont"/>
    <w:uiPriority w:val="99"/>
    <w:semiHidden w:val="1"/>
    <w:unhideWhenUsed w:val="1"/>
    <w:rsid w:val="00341D2D"/>
    <w:rPr>
      <w:color w:val="605e5c"/>
      <w:shd w:color="auto" w:fill="e1dfdd" w:val="clear"/>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1.png"/><Relationship Id="rId41" Type="http://schemas.openxmlformats.org/officeDocument/2006/relationships/image" Target="media/image10.png"/><Relationship Id="rId44" Type="http://schemas.openxmlformats.org/officeDocument/2006/relationships/image" Target="media/image47.png"/><Relationship Id="rId43" Type="http://schemas.openxmlformats.org/officeDocument/2006/relationships/image" Target="media/image46.png"/><Relationship Id="rId46" Type="http://schemas.openxmlformats.org/officeDocument/2006/relationships/image" Target="media/image49.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image" Target="media/image55.png"/><Relationship Id="rId47" Type="http://schemas.openxmlformats.org/officeDocument/2006/relationships/image" Target="media/image54.png"/><Relationship Id="rId49" Type="http://schemas.openxmlformats.org/officeDocument/2006/relationships/image" Target="media/image5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iso9001-calidad-total.com/2012/05/09/como-elaborar-listas-de-chequeo/" TargetMode="External"/><Relationship Id="rId72" Type="http://schemas.openxmlformats.org/officeDocument/2006/relationships/hyperlink" Target="https://iso9001-calidad-total.com/2012/05/09/como-elaborar-listas-de-chequeo/" TargetMode="External"/><Relationship Id="rId31" Type="http://schemas.openxmlformats.org/officeDocument/2006/relationships/image" Target="media/image31.png"/><Relationship Id="rId75" Type="http://schemas.openxmlformats.org/officeDocument/2006/relationships/hyperlink" Target="https://www-gestionhumana-com.bdigital.sena.edu.co/cuales-son-las-principales-consideraciones-al-recibir-hojas-de-vida-en-video" TargetMode="External"/><Relationship Id="rId30" Type="http://schemas.openxmlformats.org/officeDocument/2006/relationships/image" Target="media/image24.png"/><Relationship Id="rId74" Type="http://schemas.openxmlformats.org/officeDocument/2006/relationships/hyperlink" Target="https://www-gestionhumana-com.bdigital.sena.edu.co/cuales-son-las-principales-consideraciones-al-recibir-hojas-de-vida-en-video" TargetMode="External"/><Relationship Id="rId33" Type="http://schemas.openxmlformats.org/officeDocument/2006/relationships/image" Target="media/image5.png"/><Relationship Id="rId77" Type="http://schemas.openxmlformats.org/officeDocument/2006/relationships/footer" Target="footer1.xml"/><Relationship Id="rId32" Type="http://schemas.openxmlformats.org/officeDocument/2006/relationships/image" Target="media/image4.png"/><Relationship Id="rId76" Type="http://schemas.openxmlformats.org/officeDocument/2006/relationships/header" Target="header1.xml"/><Relationship Id="rId35" Type="http://schemas.openxmlformats.org/officeDocument/2006/relationships/image" Target="media/image7.png"/><Relationship Id="rId34" Type="http://schemas.openxmlformats.org/officeDocument/2006/relationships/image" Target="media/image6.png"/><Relationship Id="rId71" Type="http://schemas.openxmlformats.org/officeDocument/2006/relationships/hyperlink" Target="https://sena-globallex-info.bdigital.sena.edu.co/normativa/detalle/ley-1581-de-2012-24760/pdf" TargetMode="External"/><Relationship Id="rId70" Type="http://schemas.openxmlformats.org/officeDocument/2006/relationships/hyperlink" Target="https://empresas.infoempleo.com/hrtrends/ats-reclutamiento" TargetMode="External"/><Relationship Id="rId37" Type="http://schemas.openxmlformats.org/officeDocument/2006/relationships/image" Target="media/image12.png"/><Relationship Id="rId36" Type="http://schemas.openxmlformats.org/officeDocument/2006/relationships/image" Target="media/image3.png"/><Relationship Id="rId39" Type="http://schemas.openxmlformats.org/officeDocument/2006/relationships/image" Target="media/image8.png"/><Relationship Id="rId38" Type="http://schemas.openxmlformats.org/officeDocument/2006/relationships/image" Target="media/image13.png"/><Relationship Id="rId62" Type="http://schemas.openxmlformats.org/officeDocument/2006/relationships/image" Target="media/image38.png"/><Relationship Id="rId61" Type="http://schemas.openxmlformats.org/officeDocument/2006/relationships/image" Target="media/image37.png"/><Relationship Id="rId20" Type="http://schemas.openxmlformats.org/officeDocument/2006/relationships/image" Target="media/image25.png"/><Relationship Id="rId64" Type="http://schemas.openxmlformats.org/officeDocument/2006/relationships/image" Target="media/image41.png"/><Relationship Id="rId63" Type="http://schemas.openxmlformats.org/officeDocument/2006/relationships/image" Target="media/image39.png"/><Relationship Id="rId22" Type="http://schemas.openxmlformats.org/officeDocument/2006/relationships/image" Target="media/image16.png"/><Relationship Id="rId66" Type="http://schemas.openxmlformats.org/officeDocument/2006/relationships/hyperlink" Target="https://www.iebschool.com/blog/como-crear-oferta-empleo-atractiva-reclutamiento-seleccion/" TargetMode="External"/><Relationship Id="rId21" Type="http://schemas.openxmlformats.org/officeDocument/2006/relationships/image" Target="media/image17.png"/><Relationship Id="rId65" Type="http://schemas.openxmlformats.org/officeDocument/2006/relationships/hyperlink" Target="https://www.iebschool.com/blog/como-crear-oferta-empleo-atractiva-reclutamiento-seleccion/" TargetMode="External"/><Relationship Id="rId24" Type="http://schemas.openxmlformats.org/officeDocument/2006/relationships/image" Target="media/image18.png"/><Relationship Id="rId68" Type="http://schemas.openxmlformats.org/officeDocument/2006/relationships/hyperlink" Target="https://www.bizneo.com/blog/hoja-de-vida/" TargetMode="External"/><Relationship Id="rId23" Type="http://schemas.openxmlformats.org/officeDocument/2006/relationships/image" Target="media/image19.png"/><Relationship Id="rId67" Type="http://schemas.openxmlformats.org/officeDocument/2006/relationships/hyperlink" Target="https://www.bizneo.com/blog/hoja-de-vida/" TargetMode="External"/><Relationship Id="rId60" Type="http://schemas.openxmlformats.org/officeDocument/2006/relationships/image" Target="media/image45.png"/><Relationship Id="rId26" Type="http://schemas.openxmlformats.org/officeDocument/2006/relationships/image" Target="media/image14.png"/><Relationship Id="rId25" Type="http://schemas.openxmlformats.org/officeDocument/2006/relationships/image" Target="media/image15.png"/><Relationship Id="rId69" Type="http://schemas.openxmlformats.org/officeDocument/2006/relationships/hyperlink" Target="https://empresas.infoempleo.com/hrtrends/ats-reclutamiento" TargetMode="External"/><Relationship Id="rId28" Type="http://schemas.openxmlformats.org/officeDocument/2006/relationships/image" Target="media/image21.png"/><Relationship Id="rId27" Type="http://schemas.openxmlformats.org/officeDocument/2006/relationships/image" Target="media/image33.png"/><Relationship Id="rId29" Type="http://schemas.openxmlformats.org/officeDocument/2006/relationships/image" Target="media/image23.png"/><Relationship Id="rId51" Type="http://schemas.openxmlformats.org/officeDocument/2006/relationships/image" Target="media/image51.png"/><Relationship Id="rId50" Type="http://schemas.openxmlformats.org/officeDocument/2006/relationships/image" Target="media/image50.png"/><Relationship Id="rId53" Type="http://schemas.openxmlformats.org/officeDocument/2006/relationships/image" Target="media/image53.png"/><Relationship Id="rId52" Type="http://schemas.openxmlformats.org/officeDocument/2006/relationships/image" Target="media/image52.png"/><Relationship Id="rId11" Type="http://schemas.openxmlformats.org/officeDocument/2006/relationships/image" Target="media/image26.png"/><Relationship Id="rId55" Type="http://schemas.openxmlformats.org/officeDocument/2006/relationships/image" Target="media/image35.png"/><Relationship Id="rId10" Type="http://schemas.openxmlformats.org/officeDocument/2006/relationships/image" Target="media/image28.jpg"/><Relationship Id="rId54" Type="http://schemas.openxmlformats.org/officeDocument/2006/relationships/image" Target="media/image34.png"/><Relationship Id="rId13" Type="http://schemas.openxmlformats.org/officeDocument/2006/relationships/image" Target="media/image30.png"/><Relationship Id="rId57" Type="http://schemas.openxmlformats.org/officeDocument/2006/relationships/image" Target="media/image42.png"/><Relationship Id="rId12" Type="http://schemas.openxmlformats.org/officeDocument/2006/relationships/image" Target="media/image29.png"/><Relationship Id="rId56" Type="http://schemas.openxmlformats.org/officeDocument/2006/relationships/image" Target="media/image36.png"/><Relationship Id="rId15" Type="http://schemas.openxmlformats.org/officeDocument/2006/relationships/hyperlink" Target="https://www.funcionpublica.gov.co/eva/gestornormativo/norma_pdf.php?i=53646" TargetMode="External"/><Relationship Id="rId59" Type="http://schemas.openxmlformats.org/officeDocument/2006/relationships/image" Target="media/image44.png"/><Relationship Id="rId14" Type="http://schemas.openxmlformats.org/officeDocument/2006/relationships/image" Target="media/image40.jpg"/><Relationship Id="rId58" Type="http://schemas.openxmlformats.org/officeDocument/2006/relationships/image" Target="media/image43.png"/><Relationship Id="rId17" Type="http://schemas.openxmlformats.org/officeDocument/2006/relationships/image" Target="media/image22.png"/><Relationship Id="rId16" Type="http://schemas.openxmlformats.org/officeDocument/2006/relationships/image" Target="media/image27.png"/><Relationship Id="rId19" Type="http://schemas.openxmlformats.org/officeDocument/2006/relationships/image" Target="media/image32.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w01FiRXqgGlKpwJxBav6xBkROg==">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2022-03-28T20:26:00Z</dcterms:created>
  <dc:creator>Adriana Ariza Luque</dc:creator>
</cp:coreProperties>
</file>